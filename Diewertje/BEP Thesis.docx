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Y="1878"/>
        <w:tblW w:w="5330" w:type="pct"/>
        <w:tblBorders>
          <w:left w:val="single" w:sz="12" w:space="0" w:color="99CB38" w:themeColor="accent1"/>
        </w:tblBorders>
        <w:shd w:val="clear" w:color="auto" w:fill="FFFFFF" w:themeFill="background1"/>
        <w:tblCellMar>
          <w:left w:w="144" w:type="dxa"/>
          <w:right w:w="115" w:type="dxa"/>
        </w:tblCellMar>
        <w:tblLook w:val="04A0" w:firstRow="1" w:lastRow="0" w:firstColumn="1" w:lastColumn="0" w:noHBand="0" w:noVBand="1"/>
      </w:tblPr>
      <w:tblGrid>
        <w:gridCol w:w="9639"/>
      </w:tblGrid>
      <w:tr w:rsidR="00E4622A" w14:paraId="62515E9B" w14:textId="77777777" w:rsidTr="00E4622A">
        <w:tc>
          <w:tcPr>
            <w:tcW w:w="9639" w:type="dxa"/>
            <w:tcBorders>
              <w:left w:val="single" w:sz="24" w:space="0" w:color="51C3F9"/>
            </w:tcBorders>
            <w:shd w:val="clear" w:color="auto" w:fill="FFFFFF" w:themeFill="background1"/>
          </w:tcPr>
          <w:commentRangeStart w:id="0"/>
          <w:p w14:paraId="5C0FB9A2" w14:textId="49F27F24" w:rsidR="00E4622A" w:rsidRPr="00E4622A" w:rsidRDefault="006203B1" w:rsidP="00E4622A">
            <w:pPr>
              <w:pStyle w:val="NoSpacing"/>
              <w:spacing w:line="216" w:lineRule="auto"/>
              <w:jc w:val="left"/>
              <w:rPr>
                <w:rFonts w:asciiTheme="majorHAnsi" w:eastAsiaTheme="majorEastAsia" w:hAnsiTheme="majorHAnsi" w:cstheme="majorBidi"/>
                <w:color w:val="000000" w:themeColor="text1"/>
                <w:sz w:val="88"/>
                <w:szCs w:val="88"/>
              </w:rPr>
            </w:pPr>
            <w:sdt>
              <w:sdtPr>
                <w:rPr>
                  <w:rFonts w:asciiTheme="majorHAnsi" w:eastAsiaTheme="majorEastAsia" w:hAnsiTheme="majorHAnsi" w:cstheme="majorBidi"/>
                  <w:color w:val="000000" w:themeColor="text1"/>
                  <w:sz w:val="72"/>
                  <w:szCs w:val="72"/>
                </w:rPr>
                <w:alias w:val="Title"/>
                <w:id w:val="13406919"/>
                <w:placeholder>
                  <w:docPart w:val="155F246AE3684752ADDE2087EBF34F0B"/>
                </w:placeholder>
                <w:dataBinding w:prefixMappings="xmlns:ns0='http://schemas.openxmlformats.org/package/2006/metadata/core-properties' xmlns:ns1='http://purl.org/dc/elements/1.1/'" w:xpath="/ns0:coreProperties[1]/ns1:title[1]" w:storeItemID="{6C3C8BC8-F283-45AE-878A-BAB7291924A1}"/>
                <w:text/>
              </w:sdtPr>
              <w:sdtContent>
                <w:r w:rsidR="004236FC">
                  <w:rPr>
                    <w:rFonts w:asciiTheme="majorHAnsi" w:eastAsiaTheme="majorEastAsia" w:hAnsiTheme="majorHAnsi" w:cstheme="majorBidi"/>
                    <w:color w:val="000000" w:themeColor="text1"/>
                    <w:sz w:val="72"/>
                    <w:szCs w:val="72"/>
                  </w:rPr>
                  <w:t>A model to predict off-target binding of CRISPR-Cas systems</w:t>
                </w:r>
              </w:sdtContent>
            </w:sdt>
            <w:commentRangeEnd w:id="0"/>
            <w:r>
              <w:rPr>
                <w:rStyle w:val="CommentReference"/>
              </w:rPr>
              <w:commentReference w:id="0"/>
            </w:r>
          </w:p>
        </w:tc>
      </w:tr>
    </w:tbl>
    <w:p w14:paraId="7036D2AE" w14:textId="6EBF520A" w:rsidR="00E4622A" w:rsidRDefault="00E4622A">
      <w:r>
        <w:t xml:space="preserve"> </w:t>
      </w:r>
    </w:p>
    <w:sdt>
      <w:sdtPr>
        <w:id w:val="74484123"/>
        <w:docPartObj>
          <w:docPartGallery w:val="Cover Pages"/>
          <w:docPartUnique/>
        </w:docPartObj>
      </w:sdtPr>
      <w:sdtContent>
        <w:p w14:paraId="33F302E5" w14:textId="4533641B" w:rsidR="002F2FCF" w:rsidRDefault="002F2FCF"/>
        <w:tbl>
          <w:tblPr>
            <w:tblpPr w:leftFromText="187" w:rightFromText="187" w:vertAnchor="page" w:horzAnchor="margin" w:tblpXSpec="center" w:tblpY="3394"/>
            <w:tblW w:w="3952" w:type="pct"/>
            <w:tblLook w:val="04A0" w:firstRow="1" w:lastRow="0" w:firstColumn="1" w:lastColumn="0" w:noHBand="0" w:noVBand="1"/>
          </w:tblPr>
          <w:tblGrid>
            <w:gridCol w:w="7171"/>
          </w:tblGrid>
          <w:tr w:rsidR="00E4622A" w14:paraId="436095A0" w14:textId="77777777" w:rsidTr="00447416">
            <w:trPr>
              <w:trHeight w:val="985"/>
            </w:trPr>
            <w:tc>
              <w:tcPr>
                <w:tcW w:w="7171" w:type="dxa"/>
                <w:tcMar>
                  <w:top w:w="216" w:type="dxa"/>
                  <w:left w:w="115" w:type="dxa"/>
                  <w:bottom w:w="216" w:type="dxa"/>
                  <w:right w:w="115" w:type="dxa"/>
                </w:tcMar>
              </w:tcPr>
              <w:sdt>
                <w:sdtPr>
                  <w:rPr>
                    <w:b/>
                    <w:bCs/>
                    <w:color w:val="51C3F9" w:themeColor="accent6"/>
                    <w:sz w:val="36"/>
                    <w:szCs w:val="36"/>
                  </w:rPr>
                  <w:alias w:val="Author"/>
                  <w:id w:val="13406928"/>
                  <w:placeholder>
                    <w:docPart w:val="FE66D11E57D5459EA367E58C152E9322"/>
                  </w:placeholder>
                  <w:dataBinding w:prefixMappings="xmlns:ns0='http://schemas.openxmlformats.org/package/2006/metadata/core-properties' xmlns:ns1='http://purl.org/dc/elements/1.1/'" w:xpath="/ns0:coreProperties[1]/ns1:creator[1]" w:storeItemID="{6C3C8BC8-F283-45AE-878A-BAB7291924A1}"/>
                  <w:text/>
                </w:sdtPr>
                <w:sdtContent>
                  <w:p w14:paraId="780F4F32" w14:textId="77777777" w:rsidR="00E4622A" w:rsidRPr="00E4622A" w:rsidRDefault="004236FC" w:rsidP="00E4622A">
                    <w:pPr>
                      <w:pStyle w:val="NoSpacing"/>
                      <w:rPr>
                        <w:b/>
                        <w:bCs/>
                        <w:color w:val="51C3F9" w:themeColor="accent6"/>
                        <w:sz w:val="36"/>
                        <w:szCs w:val="36"/>
                      </w:rPr>
                    </w:pPr>
                    <w:r>
                      <w:rPr>
                        <w:b/>
                        <w:bCs/>
                        <w:color w:val="51C3F9" w:themeColor="accent6"/>
                        <w:sz w:val="36"/>
                        <w:szCs w:val="36"/>
                      </w:rPr>
                      <w:t>Diewertje Dekker</w:t>
                    </w:r>
                  </w:p>
                </w:sdtContent>
              </w:sdt>
              <w:sdt>
                <w:sdtPr>
                  <w:rPr>
                    <w:b/>
                    <w:bCs/>
                    <w:color w:val="51C3F9" w:themeColor="accent6"/>
                    <w:sz w:val="36"/>
                    <w:szCs w:val="36"/>
                  </w:rPr>
                  <w:alias w:val="Date"/>
                  <w:tag w:val="Date"/>
                  <w:id w:val="13406932"/>
                  <w:dataBinding w:prefixMappings="xmlns:ns0='http://schemas.microsoft.com/office/2006/coverPageProps'" w:xpath="/ns0:CoverPageProperties[1]/ns0:PublishDate[1]" w:storeItemID="{55AF091B-3C7A-41E3-B477-F2FDAA23CFDA}"/>
                  <w:date w:fullDate="2019-06-01T00:00:00Z">
                    <w:dateFormat w:val="M-d-yyyy"/>
                    <w:lid w:val="en-US"/>
                    <w:storeMappedDataAs w:val="dateTime"/>
                    <w:calendar w:val="gregorian"/>
                  </w:date>
                </w:sdtPr>
                <w:sdtContent>
                  <w:p w14:paraId="7E5E315D" w14:textId="05968335" w:rsidR="00E4622A" w:rsidRPr="00E4622A" w:rsidRDefault="003A5BB5" w:rsidP="00E4622A">
                    <w:pPr>
                      <w:pStyle w:val="NoSpacing"/>
                      <w:rPr>
                        <w:b/>
                        <w:bCs/>
                        <w:color w:val="51C3F9" w:themeColor="accent6"/>
                        <w:sz w:val="36"/>
                        <w:szCs w:val="36"/>
                      </w:rPr>
                    </w:pPr>
                    <w:r>
                      <w:rPr>
                        <w:b/>
                        <w:bCs/>
                        <w:color w:val="51C3F9" w:themeColor="accent6"/>
                        <w:sz w:val="36"/>
                        <w:szCs w:val="36"/>
                        <w:lang w:val="en-US"/>
                      </w:rPr>
                      <w:t>6-1-2019</w:t>
                    </w:r>
                  </w:p>
                </w:sdtContent>
              </w:sdt>
              <w:p w14:paraId="7E98B4E4" w14:textId="0630B90D" w:rsidR="00E4622A" w:rsidRDefault="00E4622A" w:rsidP="00E4622A">
                <w:pPr>
                  <w:pStyle w:val="NoSpacing"/>
                  <w:rPr>
                    <w:color w:val="99CB38" w:themeColor="accent1"/>
                  </w:rPr>
                </w:pPr>
              </w:p>
            </w:tc>
          </w:tr>
        </w:tbl>
        <w:p w14:paraId="16E326E3" w14:textId="2D97CAFA" w:rsidR="00E4622A" w:rsidRDefault="00447416">
          <w:r>
            <w:rPr>
              <w:noProof/>
              <w:lang w:val="en-US"/>
            </w:rPr>
            <w:drawing>
              <wp:anchor distT="0" distB="0" distL="114300" distR="114300" simplePos="0" relativeHeight="251668480" behindDoc="0" locked="0" layoutInCell="1" allowOverlap="1" wp14:anchorId="1B15075B" wp14:editId="683B8C10">
                <wp:simplePos x="0" y="0"/>
                <wp:positionH relativeFrom="column">
                  <wp:posOffset>1252513</wp:posOffset>
                </wp:positionH>
                <wp:positionV relativeFrom="paragraph">
                  <wp:posOffset>1685925</wp:posOffset>
                </wp:positionV>
                <wp:extent cx="3340735" cy="2234565"/>
                <wp:effectExtent l="0" t="0" r="0" b="0"/>
                <wp:wrapSquare wrapText="bothSides"/>
                <wp:docPr id="19" name="Picture 19" descr="C:\Users\Diewertje\AppData\Local\Microsoft\Windows\INetCache\Content.MSO\B2F934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B2F934D8.tmp"/>
                        <pic:cNvPicPr>
                          <a:picLocks noChangeAspect="1" noChangeArrowheads="1"/>
                        </pic:cNvPicPr>
                      </pic:nvPicPr>
                      <pic:blipFill>
                        <a:blip r:embed="rId11">
                          <a:alphaModFix amt="70000"/>
                          <a:extLst>
                            <a:ext uri="{28A0092B-C50C-407E-A947-70E740481C1C}">
                              <a14:useLocalDpi xmlns:a14="http://schemas.microsoft.com/office/drawing/2010/main" val="0"/>
                            </a:ext>
                          </a:extLst>
                        </a:blip>
                        <a:srcRect/>
                        <a:stretch>
                          <a:fillRect/>
                        </a:stretch>
                      </pic:blipFill>
                      <pic:spPr bwMode="auto">
                        <a:xfrm>
                          <a:off x="0" y="0"/>
                          <a:ext cx="3340735" cy="223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129">
            <w:rPr>
              <w:noProof/>
              <w:lang w:val="en-US"/>
            </w:rPr>
            <w:drawing>
              <wp:anchor distT="0" distB="0" distL="114300" distR="114300" simplePos="0" relativeHeight="251661312" behindDoc="1" locked="0" layoutInCell="1" allowOverlap="1" wp14:anchorId="4D3BE791" wp14:editId="4A0449B5">
                <wp:simplePos x="0" y="0"/>
                <wp:positionH relativeFrom="column">
                  <wp:posOffset>1977247</wp:posOffset>
                </wp:positionH>
                <wp:positionV relativeFrom="paragraph">
                  <wp:posOffset>6655435</wp:posOffset>
                </wp:positionV>
                <wp:extent cx="1803400" cy="1108710"/>
                <wp:effectExtent l="0" t="0" r="0" b="0"/>
                <wp:wrapNone/>
                <wp:docPr id="67" name="Picture 67" descr="https://www.intostudies.nl/upload/images/logos/TU-Del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www.intostudies.nl/upload/images/logos/TU-Delf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3400" cy="1108710"/>
                        </a:xfrm>
                        <a:prstGeom prst="rect">
                          <a:avLst/>
                        </a:prstGeom>
                        <a:noFill/>
                        <a:ln>
                          <a:noFill/>
                        </a:ln>
                      </pic:spPr>
                    </pic:pic>
                  </a:graphicData>
                </a:graphic>
              </wp:anchor>
            </w:drawing>
          </w:r>
          <w:r w:rsidR="002B0129">
            <w:rPr>
              <w:noProof/>
              <w:lang w:val="en-US"/>
            </w:rPr>
            <w:drawing>
              <wp:anchor distT="0" distB="0" distL="114300" distR="114300" simplePos="0" relativeHeight="251667456" behindDoc="0" locked="0" layoutInCell="1" allowOverlap="1" wp14:anchorId="7653E7AE" wp14:editId="40CA4C8C">
                <wp:simplePos x="0" y="0"/>
                <wp:positionH relativeFrom="column">
                  <wp:posOffset>-604827</wp:posOffset>
                </wp:positionH>
                <wp:positionV relativeFrom="paragraph">
                  <wp:posOffset>963971</wp:posOffset>
                </wp:positionV>
                <wp:extent cx="7179945" cy="4762500"/>
                <wp:effectExtent l="0" t="0" r="1905" b="0"/>
                <wp:wrapNone/>
                <wp:docPr id="70" name="Picture 70" descr="https://www.drawingtutorials101.com/drawing-tutorials/Others/Computers/laptop-computer/how-to-draw-Laptop-ste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https://www.drawingtutorials101.com/drawing-tutorials/Others/Computers/laptop-computer/how-to-draw-Laptop-step-0.png"/>
                        <pic:cNvPicPr>
                          <a:picLocks noChangeAspect="1"/>
                        </pic:cNvPicPr>
                      </pic:nvPicPr>
                      <pic:blipFill rotWithShape="1">
                        <a:blip r:embed="rId13">
                          <a:alphaModFix amt="50000"/>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b="6311"/>
                        <a:stretch/>
                      </pic:blipFill>
                      <pic:spPr bwMode="auto">
                        <a:xfrm>
                          <a:off x="0" y="0"/>
                          <a:ext cx="7186393" cy="47667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22A">
            <w:rPr>
              <w:noProof/>
            </w:rPr>
            <w:t xml:space="preserve"> </w:t>
          </w:r>
          <w:r w:rsidR="002F2FCF">
            <w:br w:type="page"/>
          </w:r>
        </w:p>
        <w:p w14:paraId="6A46C78A" w14:textId="7C340E12" w:rsidR="0085724D" w:rsidRDefault="00116858" w:rsidP="00116858">
          <w:pPr>
            <w:jc w:val="center"/>
            <w:rPr>
              <w:rFonts w:asciiTheme="majorHAnsi" w:hAnsiTheme="majorHAnsi" w:cstheme="majorHAnsi"/>
              <w:sz w:val="56"/>
              <w:szCs w:val="56"/>
            </w:rPr>
          </w:pPr>
          <w:r>
            <w:rPr>
              <w:sz w:val="56"/>
              <w:szCs w:val="56"/>
            </w:rPr>
            <w:lastRenderedPageBreak/>
            <w:br/>
          </w:r>
        </w:p>
        <w:p w14:paraId="21A729EB" w14:textId="77777777" w:rsidR="0085724D" w:rsidRDefault="0085724D">
          <w:pPr>
            <w:rPr>
              <w:rFonts w:asciiTheme="majorHAnsi" w:hAnsiTheme="majorHAnsi" w:cstheme="majorHAnsi"/>
              <w:sz w:val="56"/>
              <w:szCs w:val="56"/>
            </w:rPr>
          </w:pPr>
          <w:r>
            <w:rPr>
              <w:rFonts w:asciiTheme="majorHAnsi" w:hAnsiTheme="majorHAnsi" w:cstheme="majorHAnsi"/>
              <w:sz w:val="56"/>
              <w:szCs w:val="56"/>
            </w:rPr>
            <w:br w:type="page"/>
          </w:r>
        </w:p>
        <w:p w14:paraId="4F394391" w14:textId="796277E8" w:rsidR="00116858" w:rsidRDefault="0085724D" w:rsidP="00116858">
          <w:pPr>
            <w:jc w:val="center"/>
            <w:rPr>
              <w:rFonts w:asciiTheme="majorHAnsi" w:hAnsiTheme="majorHAnsi" w:cstheme="majorHAnsi"/>
            </w:rPr>
          </w:pPr>
          <w:r>
            <w:rPr>
              <w:rFonts w:asciiTheme="majorHAnsi" w:hAnsiTheme="majorHAnsi" w:cstheme="majorHAnsi"/>
              <w:sz w:val="56"/>
              <w:szCs w:val="56"/>
            </w:rPr>
            <w:lastRenderedPageBreak/>
            <w:br/>
          </w:r>
          <w:r w:rsidR="00116858" w:rsidRPr="00116858">
            <w:rPr>
              <w:rFonts w:asciiTheme="majorHAnsi" w:hAnsiTheme="majorHAnsi" w:cstheme="majorHAnsi"/>
              <w:sz w:val="56"/>
              <w:szCs w:val="56"/>
            </w:rPr>
            <w:t>A Model to predict off-target binding of CRISPR-Cas systems</w:t>
          </w:r>
        </w:p>
        <w:p w14:paraId="173A574B" w14:textId="77777777" w:rsidR="00A4429F" w:rsidRDefault="00A4429F" w:rsidP="00116858">
          <w:pPr>
            <w:jc w:val="center"/>
            <w:rPr>
              <w:rFonts w:asciiTheme="majorHAnsi" w:hAnsiTheme="majorHAnsi" w:cstheme="majorHAnsi"/>
            </w:rPr>
          </w:pPr>
        </w:p>
        <w:p w14:paraId="67F6E1C9" w14:textId="42642709" w:rsidR="00116858" w:rsidRDefault="00116858" w:rsidP="00116858">
          <w:pPr>
            <w:jc w:val="center"/>
            <w:rPr>
              <w:rFonts w:asciiTheme="majorHAnsi" w:hAnsiTheme="majorHAnsi" w:cstheme="majorHAnsi"/>
            </w:rPr>
          </w:pPr>
          <w:r>
            <w:rPr>
              <w:rFonts w:asciiTheme="majorHAnsi" w:hAnsiTheme="majorHAnsi" w:cstheme="majorHAnsi"/>
            </w:rPr>
            <w:t>by</w:t>
          </w:r>
        </w:p>
        <w:p w14:paraId="4F54BD26" w14:textId="20551925" w:rsidR="00116858" w:rsidRDefault="00116858" w:rsidP="00116858">
          <w:pPr>
            <w:jc w:val="center"/>
            <w:rPr>
              <w:rFonts w:asciiTheme="majorHAnsi" w:hAnsiTheme="majorHAnsi" w:cstheme="majorHAnsi"/>
              <w:sz w:val="28"/>
              <w:szCs w:val="28"/>
            </w:rPr>
          </w:pPr>
          <w:r w:rsidRPr="00116858">
            <w:rPr>
              <w:rFonts w:asciiTheme="majorHAnsi" w:hAnsiTheme="majorHAnsi" w:cstheme="majorHAnsi"/>
              <w:sz w:val="28"/>
              <w:szCs w:val="28"/>
            </w:rPr>
            <w:t>Diewertje Dekker</w:t>
          </w:r>
        </w:p>
        <w:p w14:paraId="7BB27063" w14:textId="77777777" w:rsidR="00116858" w:rsidRPr="00116858" w:rsidRDefault="00116858" w:rsidP="00116858">
          <w:pPr>
            <w:jc w:val="center"/>
            <w:rPr>
              <w:rFonts w:asciiTheme="majorHAnsi" w:hAnsiTheme="majorHAnsi" w:cstheme="majorHAnsi"/>
              <w:sz w:val="28"/>
              <w:szCs w:val="28"/>
            </w:rPr>
          </w:pPr>
        </w:p>
        <w:p w14:paraId="5F3EDBBC" w14:textId="77777777" w:rsidR="00116858" w:rsidRDefault="00116858" w:rsidP="00116858">
          <w:pPr>
            <w:jc w:val="center"/>
            <w:rPr>
              <w:rFonts w:asciiTheme="majorHAnsi" w:hAnsiTheme="majorHAnsi" w:cstheme="majorHAnsi"/>
            </w:rPr>
          </w:pPr>
          <w:r>
            <w:rPr>
              <w:rFonts w:asciiTheme="majorHAnsi" w:hAnsiTheme="majorHAnsi" w:cstheme="majorHAnsi"/>
            </w:rPr>
            <w:t xml:space="preserve">In partial fulfilment of the requirements for the degree of </w:t>
          </w:r>
        </w:p>
        <w:p w14:paraId="53B9A73A" w14:textId="77777777" w:rsidR="00116858" w:rsidRDefault="00116858" w:rsidP="00116858">
          <w:pPr>
            <w:jc w:val="center"/>
            <w:rPr>
              <w:rFonts w:asciiTheme="majorHAnsi" w:hAnsiTheme="majorHAnsi" w:cstheme="majorHAnsi"/>
            </w:rPr>
          </w:pPr>
          <w:r>
            <w:rPr>
              <w:rFonts w:asciiTheme="majorHAnsi" w:hAnsiTheme="majorHAnsi" w:cstheme="majorHAnsi"/>
              <w:b/>
              <w:bCs/>
            </w:rPr>
            <w:t>Bachelor in Science</w:t>
          </w:r>
          <w:r>
            <w:rPr>
              <w:rFonts w:asciiTheme="majorHAnsi" w:hAnsiTheme="majorHAnsi" w:cstheme="majorHAnsi"/>
              <w:b/>
              <w:bCs/>
            </w:rPr>
            <w:br/>
          </w:r>
          <w:r>
            <w:rPr>
              <w:rFonts w:asciiTheme="majorHAnsi" w:hAnsiTheme="majorHAnsi" w:cstheme="majorHAnsi"/>
            </w:rPr>
            <w:t>in Nanobiology</w:t>
          </w:r>
        </w:p>
        <w:p w14:paraId="0ADAE28F" w14:textId="77777777" w:rsidR="00116858" w:rsidRDefault="00116858" w:rsidP="00116858">
          <w:pPr>
            <w:jc w:val="center"/>
            <w:rPr>
              <w:rFonts w:asciiTheme="majorHAnsi" w:hAnsiTheme="majorHAnsi" w:cstheme="majorHAnsi"/>
            </w:rPr>
          </w:pPr>
          <w:r>
            <w:rPr>
              <w:rFonts w:asciiTheme="majorHAnsi" w:hAnsiTheme="majorHAnsi" w:cstheme="majorHAnsi"/>
            </w:rPr>
            <w:t>At Delft University of Technology</w:t>
          </w:r>
          <w:r>
            <w:rPr>
              <w:rFonts w:asciiTheme="majorHAnsi" w:hAnsiTheme="majorHAnsi" w:cstheme="majorHAnsi"/>
            </w:rPr>
            <w:br/>
            <w:t>and Erasmus University Rotterdam,</w:t>
          </w:r>
          <w:r>
            <w:rPr>
              <w:rFonts w:asciiTheme="majorHAnsi" w:hAnsiTheme="majorHAnsi" w:cstheme="majorHAnsi"/>
            </w:rPr>
            <w:br/>
            <w:t>To be defended publicly on July 1</w:t>
          </w:r>
          <w:r w:rsidRPr="00116858">
            <w:rPr>
              <w:rFonts w:asciiTheme="majorHAnsi" w:hAnsiTheme="majorHAnsi" w:cstheme="majorHAnsi"/>
              <w:vertAlign w:val="superscript"/>
            </w:rPr>
            <w:t>st</w:t>
          </w:r>
          <w:r>
            <w:rPr>
              <w:rFonts w:asciiTheme="majorHAnsi" w:hAnsiTheme="majorHAnsi" w:cstheme="majorHAnsi"/>
            </w:rPr>
            <w:t>, 2019</w:t>
          </w:r>
        </w:p>
        <w:p w14:paraId="434B4FC6" w14:textId="77777777" w:rsidR="00116858" w:rsidRDefault="00116858" w:rsidP="00116858">
          <w:pPr>
            <w:jc w:val="center"/>
            <w:rPr>
              <w:rFonts w:asciiTheme="majorHAnsi" w:hAnsiTheme="majorHAnsi" w:cstheme="majorHAnsi"/>
            </w:rPr>
          </w:pPr>
        </w:p>
        <w:p w14:paraId="2C0385CA" w14:textId="77777777" w:rsidR="00116858" w:rsidRDefault="00116858" w:rsidP="00116858">
          <w:pPr>
            <w:jc w:val="center"/>
            <w:rPr>
              <w:rFonts w:asciiTheme="majorHAnsi" w:hAnsiTheme="majorHAnsi" w:cstheme="majorHAnsi"/>
            </w:rPr>
          </w:pPr>
        </w:p>
        <w:p w14:paraId="292BD8FB" w14:textId="77777777" w:rsidR="00A4429F" w:rsidRDefault="00A4429F" w:rsidP="002C23B3">
          <w:pPr>
            <w:rPr>
              <w:rFonts w:asciiTheme="majorHAnsi" w:hAnsiTheme="majorHAnsi" w:cstheme="majorHAnsi"/>
            </w:rPr>
          </w:pPr>
        </w:p>
        <w:p w14:paraId="0B951ED1" w14:textId="77777777" w:rsidR="00116858" w:rsidRDefault="00116858" w:rsidP="00116858">
          <w:pPr>
            <w:jc w:val="left"/>
            <w:rPr>
              <w:rFonts w:asciiTheme="majorHAnsi" w:hAnsiTheme="majorHAnsi" w:cstheme="majorHAnsi"/>
            </w:rPr>
          </w:pPr>
        </w:p>
        <w:p w14:paraId="5C515CB7" w14:textId="77777777" w:rsidR="00EB6C3E" w:rsidRDefault="00116858" w:rsidP="00A4429F">
          <w:pPr>
            <w:ind w:left="1440"/>
            <w:jc w:val="left"/>
            <w:rPr>
              <w:rFonts w:asciiTheme="majorHAnsi" w:hAnsiTheme="majorHAnsi" w:cstheme="majorHAnsi"/>
            </w:rPr>
          </w:pPr>
          <w:r w:rsidRPr="00EB6C3E">
            <w:rPr>
              <w:rFonts w:asciiTheme="majorHAnsi" w:hAnsiTheme="majorHAnsi" w:cstheme="majorHAnsi"/>
            </w:rPr>
            <w:t>Student number (TUD)</w:t>
          </w:r>
          <w:r w:rsidR="00EB6C3E">
            <w:rPr>
              <w:rFonts w:asciiTheme="majorHAnsi" w:hAnsiTheme="majorHAnsi" w:cstheme="majorHAnsi"/>
            </w:rPr>
            <w:t>:</w:t>
          </w:r>
          <w:r w:rsidRPr="00EB6C3E">
            <w:rPr>
              <w:rFonts w:asciiTheme="majorHAnsi" w:hAnsiTheme="majorHAnsi" w:cstheme="majorHAnsi"/>
            </w:rPr>
            <w:tab/>
            <w:t>4592190</w:t>
          </w:r>
          <w:r w:rsidRPr="00EB6C3E">
            <w:rPr>
              <w:rFonts w:asciiTheme="majorHAnsi" w:hAnsiTheme="majorHAnsi" w:cstheme="majorHAnsi"/>
            </w:rPr>
            <w:br/>
            <w:t>Student number (EUR)</w:t>
          </w:r>
          <w:r w:rsidR="00EB6C3E">
            <w:rPr>
              <w:rFonts w:asciiTheme="majorHAnsi" w:hAnsiTheme="majorHAnsi" w:cstheme="majorHAnsi"/>
            </w:rPr>
            <w:t>:</w:t>
          </w:r>
          <w:r w:rsidRPr="00EB6C3E">
            <w:rPr>
              <w:rFonts w:asciiTheme="majorHAnsi" w:hAnsiTheme="majorHAnsi" w:cstheme="majorHAnsi"/>
            </w:rPr>
            <w:tab/>
          </w:r>
          <w:r w:rsidR="00EB6C3E" w:rsidRPr="00EB6C3E">
            <w:rPr>
              <w:rFonts w:asciiTheme="majorHAnsi" w:hAnsiTheme="majorHAnsi" w:cstheme="majorHAnsi"/>
            </w:rPr>
            <w:t>454854</w:t>
          </w:r>
          <w:r w:rsidRPr="00EB6C3E">
            <w:rPr>
              <w:rFonts w:asciiTheme="majorHAnsi" w:hAnsiTheme="majorHAnsi" w:cstheme="majorHAnsi"/>
            </w:rPr>
            <w:br/>
            <w:t>Project duration</w:t>
          </w:r>
          <w:r w:rsidR="00EB6C3E">
            <w:rPr>
              <w:rFonts w:asciiTheme="majorHAnsi" w:hAnsiTheme="majorHAnsi" w:cstheme="majorHAnsi"/>
            </w:rPr>
            <w:t>:</w:t>
          </w:r>
          <w:r w:rsidRPr="00EB6C3E">
            <w:rPr>
              <w:rFonts w:asciiTheme="majorHAnsi" w:hAnsiTheme="majorHAnsi" w:cstheme="majorHAnsi"/>
            </w:rPr>
            <w:tab/>
          </w:r>
          <w:r w:rsidRPr="00EB6C3E">
            <w:rPr>
              <w:rFonts w:asciiTheme="majorHAnsi" w:hAnsiTheme="majorHAnsi" w:cstheme="majorHAnsi"/>
            </w:rPr>
            <w:tab/>
          </w:r>
          <w:r w:rsidR="00EB6C3E" w:rsidRPr="00EB6C3E">
            <w:rPr>
              <w:rFonts w:asciiTheme="majorHAnsi" w:hAnsiTheme="majorHAnsi" w:cstheme="majorHAnsi"/>
            </w:rPr>
            <w:t>Fe</w:t>
          </w:r>
          <w:r w:rsidR="00EB6C3E">
            <w:rPr>
              <w:rFonts w:asciiTheme="majorHAnsi" w:hAnsiTheme="majorHAnsi" w:cstheme="majorHAnsi"/>
            </w:rPr>
            <w:t>bruary 11</w:t>
          </w:r>
          <w:r w:rsidR="00EB6C3E" w:rsidRPr="00EB6C3E">
            <w:rPr>
              <w:rFonts w:asciiTheme="majorHAnsi" w:hAnsiTheme="majorHAnsi" w:cstheme="majorHAnsi"/>
              <w:vertAlign w:val="superscript"/>
            </w:rPr>
            <w:t>th</w:t>
          </w:r>
          <w:r w:rsidR="00EB6C3E">
            <w:rPr>
              <w:rFonts w:asciiTheme="majorHAnsi" w:hAnsiTheme="majorHAnsi" w:cstheme="majorHAnsi"/>
            </w:rPr>
            <w:t xml:space="preserve"> – July 1</w:t>
          </w:r>
          <w:r w:rsidR="00EB6C3E" w:rsidRPr="00EB6C3E">
            <w:rPr>
              <w:rFonts w:asciiTheme="majorHAnsi" w:hAnsiTheme="majorHAnsi" w:cstheme="majorHAnsi"/>
              <w:vertAlign w:val="superscript"/>
            </w:rPr>
            <w:t>st</w:t>
          </w:r>
          <w:r w:rsidR="00EB6C3E">
            <w:rPr>
              <w:rFonts w:asciiTheme="majorHAnsi" w:hAnsiTheme="majorHAnsi" w:cstheme="majorHAnsi"/>
            </w:rPr>
            <w:t xml:space="preserve"> , 2019</w:t>
          </w:r>
        </w:p>
        <w:p w14:paraId="5128AAEC" w14:textId="01ACB1B4" w:rsidR="00A4429F" w:rsidRDefault="00EB6C3E" w:rsidP="00A4429F">
          <w:pPr>
            <w:ind w:left="1440"/>
            <w:jc w:val="left"/>
            <w:rPr>
              <w:rFonts w:asciiTheme="majorHAnsi" w:hAnsiTheme="majorHAnsi" w:cstheme="majorHAnsi"/>
            </w:rPr>
          </w:pPr>
          <w:r>
            <w:rPr>
              <w:rFonts w:asciiTheme="majorHAnsi" w:hAnsiTheme="majorHAnsi" w:cstheme="majorHAnsi"/>
            </w:rPr>
            <w:t>Thesis supervisors:</w:t>
          </w:r>
          <w:r>
            <w:rPr>
              <w:rFonts w:asciiTheme="majorHAnsi" w:hAnsiTheme="majorHAnsi" w:cstheme="majorHAnsi"/>
            </w:rPr>
            <w:tab/>
            <w:t>MSc Misha Klein</w:t>
          </w:r>
          <w:r>
            <w:rPr>
              <w:rFonts w:asciiTheme="majorHAnsi" w:hAnsiTheme="majorHAnsi" w:cstheme="majorHAnsi"/>
            </w:rPr>
            <w:b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Dr. Behrouz Eslami Mosallam</w:t>
          </w:r>
        </w:p>
        <w:p w14:paraId="4A8662E2" w14:textId="370073B0" w:rsidR="006435FC" w:rsidRDefault="00EB6C3E" w:rsidP="00A4429F">
          <w:pPr>
            <w:ind w:left="1440"/>
            <w:jc w:val="left"/>
            <w:rPr>
              <w:rFonts w:asciiTheme="majorHAnsi" w:hAnsiTheme="majorHAnsi" w:cstheme="majorHAnsi"/>
            </w:rPr>
          </w:pPr>
          <w:r>
            <w:rPr>
              <w:rFonts w:asciiTheme="majorHAnsi" w:hAnsiTheme="majorHAnsi" w:cstheme="majorHAnsi"/>
            </w:rPr>
            <w:t>Thesis committee</w:t>
          </w:r>
          <w:r>
            <w:rPr>
              <w:rFonts w:asciiTheme="majorHAnsi" w:hAnsiTheme="majorHAnsi" w:cstheme="majorHAnsi"/>
            </w:rPr>
            <w:tab/>
            <w:t>:</w:t>
          </w:r>
          <w:r>
            <w:rPr>
              <w:rFonts w:asciiTheme="majorHAnsi" w:hAnsiTheme="majorHAnsi" w:cstheme="majorHAnsi"/>
            </w:rPr>
            <w:tab/>
            <w:t>Prof. Dr. M. Depken</w:t>
          </w:r>
          <w:r>
            <w:rPr>
              <w:rFonts w:asciiTheme="majorHAnsi" w:hAnsiTheme="majorHAnsi" w:cstheme="majorHAnsi"/>
            </w:rPr>
            <w:tab/>
          </w:r>
          <w:r>
            <w:rPr>
              <w:rFonts w:asciiTheme="majorHAnsi" w:hAnsiTheme="majorHAnsi" w:cstheme="majorHAnsi"/>
            </w:rPr>
            <w:tab/>
            <w:t>TU Delft, supervisor</w:t>
          </w:r>
          <w:r>
            <w:rPr>
              <w:rFonts w:asciiTheme="majorHAnsi" w:hAnsiTheme="majorHAnsi" w:cstheme="majorHAnsi"/>
            </w:rPr>
            <w:b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Prof. Dr. H. Youk</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TU Delft</w:t>
          </w:r>
        </w:p>
        <w:p w14:paraId="1E1F50F6" w14:textId="77777777" w:rsidR="006435FC" w:rsidRDefault="006435FC" w:rsidP="00A4429F">
          <w:pPr>
            <w:ind w:left="1440"/>
            <w:jc w:val="left"/>
            <w:rPr>
              <w:rFonts w:asciiTheme="majorHAnsi" w:hAnsiTheme="majorHAnsi" w:cstheme="majorHAnsi"/>
            </w:rPr>
          </w:pPr>
        </w:p>
        <w:p w14:paraId="7060F8B8" w14:textId="290FECFC" w:rsidR="00E4622A" w:rsidRPr="00EB6C3E" w:rsidRDefault="006435FC" w:rsidP="00A4429F">
          <w:pPr>
            <w:ind w:left="1440"/>
            <w:jc w:val="left"/>
            <w:rPr>
              <w:rFonts w:asciiTheme="majorHAnsi" w:hAnsiTheme="majorHAnsi" w:cstheme="majorHAnsi"/>
            </w:rPr>
          </w:pPr>
          <w:r>
            <w:rPr>
              <w:noProof/>
              <w:lang w:val="en-US"/>
            </w:rPr>
            <w:drawing>
              <wp:anchor distT="0" distB="0" distL="114300" distR="114300" simplePos="0" relativeHeight="251659264" behindDoc="1" locked="0" layoutInCell="1" allowOverlap="1" wp14:anchorId="005C8040" wp14:editId="065477F4">
                <wp:simplePos x="0" y="0"/>
                <wp:positionH relativeFrom="column">
                  <wp:posOffset>1952285</wp:posOffset>
                </wp:positionH>
                <wp:positionV relativeFrom="paragraph">
                  <wp:posOffset>419735</wp:posOffset>
                </wp:positionV>
                <wp:extent cx="1803400" cy="1109235"/>
                <wp:effectExtent l="0" t="0" r="0" b="0"/>
                <wp:wrapNone/>
                <wp:docPr id="36" name="Picture 36" descr="https://www.intostudies.nl/upload/images/logos/TU-Del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www.intostudies.nl/upload/images/logos/TU-Delf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3400" cy="1109235"/>
                        </a:xfrm>
                        <a:prstGeom prst="rect">
                          <a:avLst/>
                        </a:prstGeom>
                        <a:noFill/>
                        <a:ln>
                          <a:noFill/>
                        </a:ln>
                      </pic:spPr>
                    </pic:pic>
                  </a:graphicData>
                </a:graphic>
              </wp:anchor>
            </w:drawing>
          </w:r>
          <w:r>
            <w:rPr>
              <w:rFonts w:asciiTheme="majorHAnsi" w:hAnsiTheme="majorHAnsi" w:cstheme="majorHAnsi"/>
            </w:rPr>
            <w:t>Cover figure:</w:t>
          </w:r>
          <w:r w:rsidR="00546092">
            <w:rPr>
              <w:rFonts w:asciiTheme="majorHAnsi" w:hAnsiTheme="majorHAnsi" w:cstheme="majorHAnsi"/>
            </w:rPr>
            <w:t xml:space="preserve"> Adjustment on a figure from </w:t>
          </w:r>
          <w:r w:rsidR="00546092">
            <w:rPr>
              <w:rFonts w:asciiTheme="majorHAnsi" w:hAnsiTheme="majorHAnsi" w:cstheme="majorHAnsi"/>
            </w:rPr>
            <w:br/>
          </w:r>
          <w:r w:rsidR="00546092" w:rsidRPr="00546092">
            <w:rPr>
              <w:rFonts w:asciiTheme="majorHAnsi" w:hAnsiTheme="majorHAnsi" w:cstheme="majorHAnsi"/>
            </w:rPr>
            <w:t>https://www.drawingtutorials101.com/how-to-draw-a-laptop-1</w:t>
          </w:r>
          <w:r w:rsidR="00546092">
            <w:rPr>
              <w:rFonts w:asciiTheme="majorHAnsi" w:hAnsiTheme="majorHAnsi" w:cstheme="majorHAnsi"/>
            </w:rPr>
            <w:t xml:space="preserve"> </w:t>
          </w:r>
          <w:r w:rsidR="00E4622A" w:rsidRPr="00EB6C3E">
            <w:rPr>
              <w:rFonts w:asciiTheme="majorHAnsi" w:hAnsiTheme="majorHAnsi" w:cstheme="majorHAnsi"/>
            </w:rPr>
            <w:br w:type="page"/>
          </w:r>
        </w:p>
        <w:p w14:paraId="462F0434" w14:textId="0BB72F47" w:rsidR="002C23B3" w:rsidRDefault="00546092" w:rsidP="00CA1F84">
          <w:pPr>
            <w:pStyle w:val="copyTitle"/>
          </w:pPr>
          <w:r>
            <w:lastRenderedPageBreak/>
            <w:t xml:space="preserve"> </w:t>
          </w:r>
          <w:r w:rsidR="002C23B3">
            <w:t>Abstract</w:t>
          </w:r>
        </w:p>
        <w:p w14:paraId="14C11A4E" w14:textId="6B691E1C" w:rsidR="002C23B3" w:rsidRDefault="002C23B3" w:rsidP="002C23B3">
          <w:r>
            <w:t xml:space="preserve">The CRISPR-Cas system is used as a gene editing tool in many fields like </w:t>
          </w:r>
          <w:r w:rsidRPr="007A7F2B">
            <w:t>biotechnology</w:t>
          </w:r>
          <w:r>
            <w:t xml:space="preserve"> and clinical medicine, </w:t>
          </w:r>
          <w:r w:rsidRPr="007432F4">
            <w:rPr>
              <w:strike/>
              <w:rPrChange w:id="1" w:author="Misha Klein" w:date="2019-06-17T18:20:00Z">
                <w:rPr/>
              </w:rPrChange>
            </w:rPr>
            <w:t>but also to develop experimental setups</w:t>
          </w:r>
          <w:r>
            <w:t>. One occurring problem is that next to the target sites,</w:t>
          </w:r>
          <w:r w:rsidR="00BC2C4A">
            <w:t xml:space="preserve"> </w:t>
          </w:r>
          <w:r>
            <w:t>off-target sites</w:t>
          </w:r>
          <w:r w:rsidR="00BC2C4A">
            <w:t xml:space="preserve"> will also</w:t>
          </w:r>
          <w:r>
            <w:t xml:space="preserve"> get targeted, resulting in that it is unknown at which places the DNA will get cut. T</w:t>
          </w:r>
          <w:r w:rsidRPr="007A7F2B">
            <w:t>he group of Martin Depken at TU Delft is building a kinetic model</w:t>
          </w:r>
          <w:r>
            <w:t xml:space="preserve"> for the CRISPR-Cas system</w:t>
          </w:r>
          <w:r w:rsidRPr="007A7F2B">
            <w:t xml:space="preserve"> in </w:t>
          </w:r>
          <w:r>
            <w:t>the</w:t>
          </w:r>
          <w:r w:rsidRPr="007A7F2B">
            <w:t xml:space="preserve"> hope to be able to predict the probability of binding to </w:t>
          </w:r>
          <w:r>
            <w:t xml:space="preserve">(and cutting) </w:t>
          </w:r>
          <w:r w:rsidRPr="007A7F2B">
            <w:t>an off-target sequence</w:t>
          </w:r>
          <w:r>
            <w:t xml:space="preserve">. They have succeeded </w:t>
          </w:r>
          <w:r w:rsidR="00BC2C4A">
            <w:t>in</w:t>
          </w:r>
          <w:r>
            <w:t xml:space="preserve"> train</w:t>
          </w:r>
          <w:r w:rsidR="00BC2C4A">
            <w:t>ing</w:t>
          </w:r>
          <w:r>
            <w:t xml:space="preserve"> this model on the data of Boyle et al. and predicted a different dataset successfully.  </w:t>
          </w:r>
        </w:p>
        <w:p w14:paraId="4F1AECE4" w14:textId="3BDE352E" w:rsidR="002C23B3" w:rsidRDefault="002C23B3" w:rsidP="002C23B3">
          <w:r>
            <w:t>For this thesis I  trained the model on a</w:t>
          </w:r>
          <w:commentRangeStart w:id="2"/>
          <w:r>
            <w:t xml:space="preserve"> different type of dataset (from Finkelstein et al.), obtained from a different experimental setup, </w:t>
          </w:r>
          <w:commentRangeEnd w:id="2"/>
          <w:r w:rsidR="007432F4">
            <w:rPr>
              <w:rStyle w:val="CommentReference"/>
            </w:rPr>
            <w:commentReference w:id="2"/>
          </w:r>
          <w:r>
            <w:t xml:space="preserve">which is executed for multiple different Cas proteins. We discovered that this type of data does contain enough information to train the model and get a good fit to the data. However, we also discovered 2 properties of the data, due to which slight changes in the setup can make the experiments more efficient.  Firstly the assumption made by the experimentalists, of reaching equilibrium after 10 minutes, is not met for Cas9. We would advise … Secondly, the dynamics of Cas9 can be described by the occupancy at 3 concentrations instead of 9, which can shorten the experiment a lot. </w:t>
          </w:r>
        </w:p>
        <w:p w14:paraId="56FEB667" w14:textId="756320B3" w:rsidR="002C23B3" w:rsidRDefault="002C23B3" w:rsidP="002C23B3">
          <w:r>
            <w:t>Since the dynamics of Cas9 can be described by the data in the same exten</w:t>
          </w:r>
          <w:r w:rsidR="00D865A3">
            <w:t>t</w:t>
          </w:r>
          <w:r>
            <w:t xml:space="preserve"> as we saw with the data of Boyle et al. we moved on to a different protein: Cas12. …</w:t>
          </w:r>
        </w:p>
        <w:p w14:paraId="25FAF3C9" w14:textId="0EF20ED1" w:rsidR="002C23B3" w:rsidRDefault="002C23B3" w:rsidP="002C23B3">
          <w:r>
            <w:t xml:space="preserve">Further </w:t>
          </w:r>
          <w:r w:rsidR="002B0129">
            <w:t>recommendations</w:t>
          </w:r>
          <w:r>
            <w:t>…..</w:t>
          </w:r>
        </w:p>
        <w:p w14:paraId="29155F3A" w14:textId="67808594" w:rsidR="002F2FCF" w:rsidRPr="002C23B3" w:rsidRDefault="002C23B3" w:rsidP="002C23B3">
          <w:r>
            <w:br w:type="page"/>
          </w:r>
        </w:p>
      </w:sdtContent>
    </w:sdt>
    <w:sdt>
      <w:sdtPr>
        <w:rPr>
          <w:rFonts w:cs="Times New Roman"/>
          <w:smallCaps w:val="0"/>
          <w:color w:val="auto"/>
          <w:sz w:val="20"/>
          <w:szCs w:val="20"/>
          <w:lang w:eastAsia="en-GB"/>
        </w:rPr>
        <w:id w:val="1312059104"/>
        <w:docPartObj>
          <w:docPartGallery w:val="Table of Contents"/>
          <w:docPartUnique/>
        </w:docPartObj>
      </w:sdtPr>
      <w:sdtEndPr>
        <w:rPr>
          <w:rFonts w:cstheme="minorBidi"/>
          <w:b/>
          <w:bCs/>
          <w:noProof/>
          <w:lang w:eastAsia="en-US"/>
        </w:rPr>
      </w:sdtEndPr>
      <w:sdtContent>
        <w:p w14:paraId="350D8122" w14:textId="77777777" w:rsidR="00BC331A" w:rsidRPr="00CA1F84" w:rsidRDefault="00BC331A" w:rsidP="005625A5">
          <w:pPr>
            <w:pStyle w:val="copyTitle"/>
            <w:spacing w:before="120"/>
          </w:pPr>
          <w:r w:rsidRPr="00CA1F84">
            <w:t>Table of Contents</w:t>
          </w:r>
        </w:p>
        <w:p w14:paraId="7C430BDE" w14:textId="51AC497C" w:rsidR="00BC331A" w:rsidRDefault="00BC331A">
          <w:pPr>
            <w:pStyle w:val="TOC1"/>
            <w:tabs>
              <w:tab w:val="left" w:pos="400"/>
              <w:tab w:val="right" w:leader="dot" w:pos="9062"/>
            </w:tabs>
            <w:rPr>
              <w:rFonts w:cstheme="minorBidi"/>
              <w:b w:val="0"/>
              <w:bCs w:val="0"/>
              <w:caps w:val="0"/>
              <w:noProof/>
              <w:sz w:val="22"/>
              <w:szCs w:val="22"/>
              <w:lang w:eastAsia="en-GB"/>
            </w:rPr>
          </w:pPr>
          <w:r>
            <w:rPr>
              <w:rFonts w:asciiTheme="majorHAnsi" w:hAnsiTheme="majorHAnsi" w:cstheme="majorHAnsi"/>
              <w:sz w:val="24"/>
              <w:szCs w:val="24"/>
            </w:rPr>
            <w:fldChar w:fldCharType="begin"/>
          </w:r>
          <w:r>
            <w:rPr>
              <w:rFonts w:asciiTheme="majorHAnsi" w:hAnsiTheme="majorHAnsi" w:cstheme="majorHAnsi"/>
              <w:sz w:val="24"/>
              <w:szCs w:val="24"/>
            </w:rPr>
            <w:instrText xml:space="preserve"> TOC \o "2-3" \h \z \t "Heading 1;2;Title;1" </w:instrText>
          </w:r>
          <w:r>
            <w:rPr>
              <w:rFonts w:asciiTheme="majorHAnsi" w:hAnsiTheme="majorHAnsi" w:cstheme="majorHAnsi"/>
              <w:sz w:val="24"/>
              <w:szCs w:val="24"/>
            </w:rPr>
            <w:fldChar w:fldCharType="separate"/>
          </w:r>
          <w:hyperlink w:anchor="_Toc11673073" w:history="1">
            <w:r w:rsidRPr="00AB7A48">
              <w:rPr>
                <w:rStyle w:val="Hyperlink"/>
                <w:noProof/>
              </w:rPr>
              <w:t>1</w:t>
            </w:r>
            <w:r>
              <w:rPr>
                <w:rFonts w:cstheme="minorBidi"/>
                <w:b w:val="0"/>
                <w:bCs w:val="0"/>
                <w:caps w:val="0"/>
                <w:noProof/>
                <w:sz w:val="22"/>
                <w:szCs w:val="22"/>
                <w:lang w:eastAsia="en-GB"/>
              </w:rPr>
              <w:tab/>
            </w:r>
            <w:r w:rsidRPr="00AB7A48">
              <w:rPr>
                <w:rStyle w:val="Hyperlink"/>
                <w:noProof/>
              </w:rPr>
              <w:t>Introduction to CRISPR:</w:t>
            </w:r>
            <w:r>
              <w:rPr>
                <w:noProof/>
                <w:webHidden/>
              </w:rPr>
              <w:tab/>
            </w:r>
            <w:r>
              <w:rPr>
                <w:noProof/>
                <w:webHidden/>
              </w:rPr>
              <w:fldChar w:fldCharType="begin"/>
            </w:r>
            <w:r>
              <w:rPr>
                <w:noProof/>
                <w:webHidden/>
              </w:rPr>
              <w:instrText xml:space="preserve"> PAGEREF _Toc11673073 \h </w:instrText>
            </w:r>
            <w:r>
              <w:rPr>
                <w:noProof/>
                <w:webHidden/>
              </w:rPr>
            </w:r>
            <w:r>
              <w:rPr>
                <w:noProof/>
                <w:webHidden/>
              </w:rPr>
              <w:fldChar w:fldCharType="separate"/>
            </w:r>
            <w:r>
              <w:rPr>
                <w:noProof/>
                <w:webHidden/>
              </w:rPr>
              <w:t>1</w:t>
            </w:r>
            <w:r>
              <w:rPr>
                <w:noProof/>
                <w:webHidden/>
              </w:rPr>
              <w:fldChar w:fldCharType="end"/>
            </w:r>
          </w:hyperlink>
        </w:p>
        <w:p w14:paraId="332B437A" w14:textId="51F876BD" w:rsidR="00BC331A" w:rsidRDefault="006203B1">
          <w:pPr>
            <w:pStyle w:val="TOC2"/>
            <w:tabs>
              <w:tab w:val="left" w:pos="800"/>
              <w:tab w:val="right" w:leader="dot" w:pos="9062"/>
            </w:tabs>
            <w:rPr>
              <w:rFonts w:cstheme="minorBidi"/>
              <w:smallCaps w:val="0"/>
              <w:noProof/>
              <w:sz w:val="22"/>
              <w:szCs w:val="22"/>
              <w:lang w:eastAsia="en-GB"/>
            </w:rPr>
          </w:pPr>
          <w:hyperlink w:anchor="_Toc11673074" w:history="1">
            <w:r w:rsidR="00BC331A" w:rsidRPr="00AB7A48">
              <w:rPr>
                <w:rStyle w:val="Hyperlink"/>
                <w:noProof/>
              </w:rPr>
              <w:t>1.1</w:t>
            </w:r>
            <w:r w:rsidR="00BC331A">
              <w:rPr>
                <w:rFonts w:cstheme="minorBidi"/>
                <w:smallCaps w:val="0"/>
                <w:noProof/>
                <w:sz w:val="22"/>
                <w:szCs w:val="22"/>
                <w:lang w:eastAsia="en-GB"/>
              </w:rPr>
              <w:tab/>
            </w:r>
            <w:r w:rsidR="00BC331A" w:rsidRPr="00AB7A48">
              <w:rPr>
                <w:rStyle w:val="Hyperlink"/>
                <w:noProof/>
              </w:rPr>
              <w:t>The biology of CRISPR-Cas</w:t>
            </w:r>
            <w:r w:rsidR="00BC331A">
              <w:rPr>
                <w:noProof/>
                <w:webHidden/>
              </w:rPr>
              <w:tab/>
            </w:r>
            <w:r w:rsidR="00BC331A">
              <w:rPr>
                <w:noProof/>
                <w:webHidden/>
              </w:rPr>
              <w:fldChar w:fldCharType="begin"/>
            </w:r>
            <w:r w:rsidR="00BC331A">
              <w:rPr>
                <w:noProof/>
                <w:webHidden/>
              </w:rPr>
              <w:instrText xml:space="preserve"> PAGEREF _Toc11673074 \h </w:instrText>
            </w:r>
            <w:r w:rsidR="00BC331A">
              <w:rPr>
                <w:noProof/>
                <w:webHidden/>
              </w:rPr>
            </w:r>
            <w:r w:rsidR="00BC331A">
              <w:rPr>
                <w:noProof/>
                <w:webHidden/>
              </w:rPr>
              <w:fldChar w:fldCharType="separate"/>
            </w:r>
            <w:r w:rsidR="00BC331A">
              <w:rPr>
                <w:noProof/>
                <w:webHidden/>
              </w:rPr>
              <w:t>1</w:t>
            </w:r>
            <w:r w:rsidR="00BC331A">
              <w:rPr>
                <w:noProof/>
                <w:webHidden/>
              </w:rPr>
              <w:fldChar w:fldCharType="end"/>
            </w:r>
          </w:hyperlink>
        </w:p>
        <w:p w14:paraId="1DC874AB" w14:textId="655B7166" w:rsidR="00BC331A" w:rsidRDefault="006203B1">
          <w:pPr>
            <w:pStyle w:val="TOC2"/>
            <w:tabs>
              <w:tab w:val="left" w:pos="800"/>
              <w:tab w:val="right" w:leader="dot" w:pos="9062"/>
            </w:tabs>
            <w:rPr>
              <w:rFonts w:cstheme="minorBidi"/>
              <w:smallCaps w:val="0"/>
              <w:noProof/>
              <w:sz w:val="22"/>
              <w:szCs w:val="22"/>
              <w:lang w:eastAsia="en-GB"/>
            </w:rPr>
          </w:pPr>
          <w:hyperlink w:anchor="_Toc11673075" w:history="1">
            <w:r w:rsidR="00BC331A" w:rsidRPr="00AB7A48">
              <w:rPr>
                <w:rStyle w:val="Hyperlink"/>
                <w:noProof/>
              </w:rPr>
              <w:t>1.2</w:t>
            </w:r>
            <w:r w:rsidR="00BC331A">
              <w:rPr>
                <w:rFonts w:cstheme="minorBidi"/>
                <w:smallCaps w:val="0"/>
                <w:noProof/>
                <w:sz w:val="22"/>
                <w:szCs w:val="22"/>
                <w:lang w:eastAsia="en-GB"/>
              </w:rPr>
              <w:tab/>
            </w:r>
            <w:r w:rsidR="00BC331A" w:rsidRPr="00AB7A48">
              <w:rPr>
                <w:rStyle w:val="Hyperlink"/>
                <w:noProof/>
              </w:rPr>
              <w:t>Cas9 and Cas12</w:t>
            </w:r>
            <w:r w:rsidR="00BC331A">
              <w:rPr>
                <w:noProof/>
                <w:webHidden/>
              </w:rPr>
              <w:tab/>
            </w:r>
            <w:r w:rsidR="00BC331A">
              <w:rPr>
                <w:noProof/>
                <w:webHidden/>
              </w:rPr>
              <w:fldChar w:fldCharType="begin"/>
            </w:r>
            <w:r w:rsidR="00BC331A">
              <w:rPr>
                <w:noProof/>
                <w:webHidden/>
              </w:rPr>
              <w:instrText xml:space="preserve"> PAGEREF _Toc11673075 \h </w:instrText>
            </w:r>
            <w:r w:rsidR="00BC331A">
              <w:rPr>
                <w:noProof/>
                <w:webHidden/>
              </w:rPr>
            </w:r>
            <w:r w:rsidR="00BC331A">
              <w:rPr>
                <w:noProof/>
                <w:webHidden/>
              </w:rPr>
              <w:fldChar w:fldCharType="separate"/>
            </w:r>
            <w:r w:rsidR="00BC331A">
              <w:rPr>
                <w:noProof/>
                <w:webHidden/>
              </w:rPr>
              <w:t>2</w:t>
            </w:r>
            <w:r w:rsidR="00BC331A">
              <w:rPr>
                <w:noProof/>
                <w:webHidden/>
              </w:rPr>
              <w:fldChar w:fldCharType="end"/>
            </w:r>
          </w:hyperlink>
        </w:p>
        <w:p w14:paraId="2E307354" w14:textId="640D9E4D" w:rsidR="00BC331A" w:rsidRDefault="006203B1">
          <w:pPr>
            <w:pStyle w:val="TOC2"/>
            <w:tabs>
              <w:tab w:val="left" w:pos="800"/>
              <w:tab w:val="right" w:leader="dot" w:pos="9062"/>
            </w:tabs>
            <w:rPr>
              <w:rFonts w:cstheme="minorBidi"/>
              <w:smallCaps w:val="0"/>
              <w:noProof/>
              <w:sz w:val="22"/>
              <w:szCs w:val="22"/>
              <w:lang w:eastAsia="en-GB"/>
            </w:rPr>
          </w:pPr>
          <w:hyperlink w:anchor="_Toc11673076" w:history="1">
            <w:r w:rsidR="00BC331A" w:rsidRPr="00AB7A48">
              <w:rPr>
                <w:rStyle w:val="Hyperlink"/>
                <w:noProof/>
              </w:rPr>
              <w:t>1.3</w:t>
            </w:r>
            <w:r w:rsidR="00BC331A">
              <w:rPr>
                <w:rFonts w:cstheme="minorBidi"/>
                <w:smallCaps w:val="0"/>
                <w:noProof/>
                <w:sz w:val="22"/>
                <w:szCs w:val="22"/>
                <w:lang w:eastAsia="en-GB"/>
              </w:rPr>
              <w:tab/>
            </w:r>
            <w:r w:rsidR="00BC331A" w:rsidRPr="00AB7A48">
              <w:rPr>
                <w:rStyle w:val="Hyperlink"/>
                <w:noProof/>
              </w:rPr>
              <w:t>CRISPR-Cas as a gene-editing tool</w:t>
            </w:r>
            <w:r w:rsidR="00BC331A">
              <w:rPr>
                <w:noProof/>
                <w:webHidden/>
              </w:rPr>
              <w:tab/>
            </w:r>
            <w:r w:rsidR="00BC331A">
              <w:rPr>
                <w:noProof/>
                <w:webHidden/>
              </w:rPr>
              <w:fldChar w:fldCharType="begin"/>
            </w:r>
            <w:r w:rsidR="00BC331A">
              <w:rPr>
                <w:noProof/>
                <w:webHidden/>
              </w:rPr>
              <w:instrText xml:space="preserve"> PAGEREF _Toc11673076 \h </w:instrText>
            </w:r>
            <w:r w:rsidR="00BC331A">
              <w:rPr>
                <w:noProof/>
                <w:webHidden/>
              </w:rPr>
            </w:r>
            <w:r w:rsidR="00BC331A">
              <w:rPr>
                <w:noProof/>
                <w:webHidden/>
              </w:rPr>
              <w:fldChar w:fldCharType="separate"/>
            </w:r>
            <w:r w:rsidR="00BC331A">
              <w:rPr>
                <w:noProof/>
                <w:webHidden/>
              </w:rPr>
              <w:t>2</w:t>
            </w:r>
            <w:r w:rsidR="00BC331A">
              <w:rPr>
                <w:noProof/>
                <w:webHidden/>
              </w:rPr>
              <w:fldChar w:fldCharType="end"/>
            </w:r>
          </w:hyperlink>
        </w:p>
        <w:p w14:paraId="13C521A1" w14:textId="4E10CAEC" w:rsidR="00BC331A" w:rsidRDefault="006203B1">
          <w:pPr>
            <w:pStyle w:val="TOC2"/>
            <w:tabs>
              <w:tab w:val="left" w:pos="800"/>
              <w:tab w:val="right" w:leader="dot" w:pos="9062"/>
            </w:tabs>
            <w:rPr>
              <w:rFonts w:cstheme="minorBidi"/>
              <w:smallCaps w:val="0"/>
              <w:noProof/>
              <w:sz w:val="22"/>
              <w:szCs w:val="22"/>
              <w:lang w:eastAsia="en-GB"/>
            </w:rPr>
          </w:pPr>
          <w:hyperlink w:anchor="_Toc11673077" w:history="1">
            <w:r w:rsidR="00BC331A" w:rsidRPr="00AB7A48">
              <w:rPr>
                <w:rStyle w:val="Hyperlink"/>
                <w:noProof/>
              </w:rPr>
              <w:t>1.4</w:t>
            </w:r>
            <w:r w:rsidR="00BC331A">
              <w:rPr>
                <w:rFonts w:cstheme="minorBidi"/>
                <w:smallCaps w:val="0"/>
                <w:noProof/>
                <w:sz w:val="22"/>
                <w:szCs w:val="22"/>
                <w:lang w:eastAsia="en-GB"/>
              </w:rPr>
              <w:tab/>
            </w:r>
            <w:r w:rsidR="00BC331A" w:rsidRPr="00AB7A48">
              <w:rPr>
                <w:rStyle w:val="Hyperlink"/>
                <w:noProof/>
              </w:rPr>
              <w:t>The research of the Martin Depken group</w:t>
            </w:r>
            <w:r w:rsidR="00BC331A">
              <w:rPr>
                <w:noProof/>
                <w:webHidden/>
              </w:rPr>
              <w:tab/>
            </w:r>
            <w:r w:rsidR="00BC331A">
              <w:rPr>
                <w:noProof/>
                <w:webHidden/>
              </w:rPr>
              <w:fldChar w:fldCharType="begin"/>
            </w:r>
            <w:r w:rsidR="00BC331A">
              <w:rPr>
                <w:noProof/>
                <w:webHidden/>
              </w:rPr>
              <w:instrText xml:space="preserve"> PAGEREF _Toc11673077 \h </w:instrText>
            </w:r>
            <w:r w:rsidR="00BC331A">
              <w:rPr>
                <w:noProof/>
                <w:webHidden/>
              </w:rPr>
            </w:r>
            <w:r w:rsidR="00BC331A">
              <w:rPr>
                <w:noProof/>
                <w:webHidden/>
              </w:rPr>
              <w:fldChar w:fldCharType="separate"/>
            </w:r>
            <w:r w:rsidR="00BC331A">
              <w:rPr>
                <w:noProof/>
                <w:webHidden/>
              </w:rPr>
              <w:t>3</w:t>
            </w:r>
            <w:r w:rsidR="00BC331A">
              <w:rPr>
                <w:noProof/>
                <w:webHidden/>
              </w:rPr>
              <w:fldChar w:fldCharType="end"/>
            </w:r>
          </w:hyperlink>
        </w:p>
        <w:p w14:paraId="0CA7D53D" w14:textId="405EB8FD" w:rsidR="00BC331A" w:rsidRDefault="006203B1">
          <w:pPr>
            <w:pStyle w:val="TOC2"/>
            <w:tabs>
              <w:tab w:val="left" w:pos="800"/>
              <w:tab w:val="right" w:leader="dot" w:pos="9062"/>
            </w:tabs>
            <w:rPr>
              <w:rFonts w:cstheme="minorBidi"/>
              <w:smallCaps w:val="0"/>
              <w:noProof/>
              <w:sz w:val="22"/>
              <w:szCs w:val="22"/>
              <w:lang w:eastAsia="en-GB"/>
            </w:rPr>
          </w:pPr>
          <w:hyperlink w:anchor="_Toc11673078" w:history="1">
            <w:r w:rsidR="00BC331A" w:rsidRPr="00AB7A48">
              <w:rPr>
                <w:rStyle w:val="Hyperlink"/>
                <w:noProof/>
              </w:rPr>
              <w:t>1.5</w:t>
            </w:r>
            <w:r w:rsidR="00BC331A">
              <w:rPr>
                <w:rFonts w:cstheme="minorBidi"/>
                <w:smallCaps w:val="0"/>
                <w:noProof/>
                <w:sz w:val="22"/>
                <w:szCs w:val="22"/>
                <w:lang w:eastAsia="en-GB"/>
              </w:rPr>
              <w:tab/>
            </w:r>
            <w:r w:rsidR="00BC331A" w:rsidRPr="00AB7A48">
              <w:rPr>
                <w:rStyle w:val="Hyperlink"/>
                <w:noProof/>
              </w:rPr>
              <w:t>The focus of this thesis</w:t>
            </w:r>
            <w:r w:rsidR="00BC331A">
              <w:rPr>
                <w:noProof/>
                <w:webHidden/>
              </w:rPr>
              <w:tab/>
            </w:r>
            <w:r w:rsidR="00BC331A">
              <w:rPr>
                <w:noProof/>
                <w:webHidden/>
              </w:rPr>
              <w:fldChar w:fldCharType="begin"/>
            </w:r>
            <w:r w:rsidR="00BC331A">
              <w:rPr>
                <w:noProof/>
                <w:webHidden/>
              </w:rPr>
              <w:instrText xml:space="preserve"> PAGEREF _Toc11673078 \h </w:instrText>
            </w:r>
            <w:r w:rsidR="00BC331A">
              <w:rPr>
                <w:noProof/>
                <w:webHidden/>
              </w:rPr>
            </w:r>
            <w:r w:rsidR="00BC331A">
              <w:rPr>
                <w:noProof/>
                <w:webHidden/>
              </w:rPr>
              <w:fldChar w:fldCharType="separate"/>
            </w:r>
            <w:r w:rsidR="00BC331A">
              <w:rPr>
                <w:noProof/>
                <w:webHidden/>
              </w:rPr>
              <w:t>4</w:t>
            </w:r>
            <w:r w:rsidR="00BC331A">
              <w:rPr>
                <w:noProof/>
                <w:webHidden/>
              </w:rPr>
              <w:fldChar w:fldCharType="end"/>
            </w:r>
          </w:hyperlink>
        </w:p>
        <w:p w14:paraId="1DAC3E08" w14:textId="747AFD88" w:rsidR="00BC331A" w:rsidRDefault="006203B1">
          <w:pPr>
            <w:pStyle w:val="TOC1"/>
            <w:tabs>
              <w:tab w:val="left" w:pos="400"/>
              <w:tab w:val="right" w:leader="dot" w:pos="9062"/>
            </w:tabs>
            <w:rPr>
              <w:rFonts w:cstheme="minorBidi"/>
              <w:b w:val="0"/>
              <w:bCs w:val="0"/>
              <w:caps w:val="0"/>
              <w:noProof/>
              <w:sz w:val="22"/>
              <w:szCs w:val="22"/>
              <w:lang w:eastAsia="en-GB"/>
            </w:rPr>
          </w:pPr>
          <w:hyperlink w:anchor="_Toc11673079" w:history="1">
            <w:r w:rsidR="00BC331A" w:rsidRPr="00AB7A48">
              <w:rPr>
                <w:rStyle w:val="Hyperlink"/>
                <w:noProof/>
              </w:rPr>
              <w:t>2</w:t>
            </w:r>
            <w:r w:rsidR="00BC331A">
              <w:rPr>
                <w:rFonts w:cstheme="minorBidi"/>
                <w:b w:val="0"/>
                <w:bCs w:val="0"/>
                <w:caps w:val="0"/>
                <w:noProof/>
                <w:sz w:val="22"/>
                <w:szCs w:val="22"/>
                <w:lang w:eastAsia="en-GB"/>
              </w:rPr>
              <w:tab/>
            </w:r>
            <w:r w:rsidR="00BC331A" w:rsidRPr="00AB7A48">
              <w:rPr>
                <w:rStyle w:val="Hyperlink"/>
                <w:noProof/>
              </w:rPr>
              <w:t>Explanation of the model</w:t>
            </w:r>
            <w:r w:rsidR="00BC331A">
              <w:rPr>
                <w:noProof/>
                <w:webHidden/>
              </w:rPr>
              <w:tab/>
            </w:r>
            <w:r w:rsidR="00BC331A">
              <w:rPr>
                <w:noProof/>
                <w:webHidden/>
              </w:rPr>
              <w:fldChar w:fldCharType="begin"/>
            </w:r>
            <w:r w:rsidR="00BC331A">
              <w:rPr>
                <w:noProof/>
                <w:webHidden/>
              </w:rPr>
              <w:instrText xml:space="preserve"> PAGEREF _Toc11673079 \h </w:instrText>
            </w:r>
            <w:r w:rsidR="00BC331A">
              <w:rPr>
                <w:noProof/>
                <w:webHidden/>
              </w:rPr>
            </w:r>
            <w:r w:rsidR="00BC331A">
              <w:rPr>
                <w:noProof/>
                <w:webHidden/>
              </w:rPr>
              <w:fldChar w:fldCharType="separate"/>
            </w:r>
            <w:r w:rsidR="00BC331A">
              <w:rPr>
                <w:noProof/>
                <w:webHidden/>
              </w:rPr>
              <w:t>5</w:t>
            </w:r>
            <w:r w:rsidR="00BC331A">
              <w:rPr>
                <w:noProof/>
                <w:webHidden/>
              </w:rPr>
              <w:fldChar w:fldCharType="end"/>
            </w:r>
          </w:hyperlink>
        </w:p>
        <w:p w14:paraId="73D48D93" w14:textId="4D02402A" w:rsidR="00BC331A" w:rsidRDefault="006203B1">
          <w:pPr>
            <w:pStyle w:val="TOC2"/>
            <w:tabs>
              <w:tab w:val="left" w:pos="800"/>
              <w:tab w:val="right" w:leader="dot" w:pos="9062"/>
            </w:tabs>
            <w:rPr>
              <w:rFonts w:cstheme="minorBidi"/>
              <w:smallCaps w:val="0"/>
              <w:noProof/>
              <w:sz w:val="22"/>
              <w:szCs w:val="22"/>
              <w:lang w:eastAsia="en-GB"/>
            </w:rPr>
          </w:pPr>
          <w:hyperlink w:anchor="_Toc11673080" w:history="1">
            <w:r w:rsidR="00BC331A" w:rsidRPr="00AB7A48">
              <w:rPr>
                <w:rStyle w:val="Hyperlink"/>
                <w:noProof/>
              </w:rPr>
              <w:t>2.1</w:t>
            </w:r>
            <w:r w:rsidR="00BC331A">
              <w:rPr>
                <w:rFonts w:cstheme="minorBidi"/>
                <w:smallCaps w:val="0"/>
                <w:noProof/>
                <w:sz w:val="22"/>
                <w:szCs w:val="22"/>
                <w:lang w:eastAsia="en-GB"/>
              </w:rPr>
              <w:tab/>
            </w:r>
            <w:r w:rsidR="00BC331A" w:rsidRPr="00AB7A48">
              <w:rPr>
                <w:rStyle w:val="Hyperlink"/>
                <w:noProof/>
              </w:rPr>
              <w:t>The general concept</w:t>
            </w:r>
            <w:r w:rsidR="00BC331A">
              <w:rPr>
                <w:noProof/>
                <w:webHidden/>
              </w:rPr>
              <w:tab/>
            </w:r>
            <w:r w:rsidR="00BC331A">
              <w:rPr>
                <w:noProof/>
                <w:webHidden/>
              </w:rPr>
              <w:fldChar w:fldCharType="begin"/>
            </w:r>
            <w:r w:rsidR="00BC331A">
              <w:rPr>
                <w:noProof/>
                <w:webHidden/>
              </w:rPr>
              <w:instrText xml:space="preserve"> PAGEREF _Toc11673080 \h </w:instrText>
            </w:r>
            <w:r w:rsidR="00BC331A">
              <w:rPr>
                <w:noProof/>
                <w:webHidden/>
              </w:rPr>
            </w:r>
            <w:r w:rsidR="00BC331A">
              <w:rPr>
                <w:noProof/>
                <w:webHidden/>
              </w:rPr>
              <w:fldChar w:fldCharType="separate"/>
            </w:r>
            <w:r w:rsidR="00BC331A">
              <w:rPr>
                <w:noProof/>
                <w:webHidden/>
              </w:rPr>
              <w:t>5</w:t>
            </w:r>
            <w:r w:rsidR="00BC331A">
              <w:rPr>
                <w:noProof/>
                <w:webHidden/>
              </w:rPr>
              <w:fldChar w:fldCharType="end"/>
            </w:r>
          </w:hyperlink>
        </w:p>
        <w:p w14:paraId="3C4823FC" w14:textId="140C2FE7" w:rsidR="00BC331A" w:rsidRDefault="006203B1">
          <w:pPr>
            <w:pStyle w:val="TOC2"/>
            <w:tabs>
              <w:tab w:val="left" w:pos="800"/>
              <w:tab w:val="right" w:leader="dot" w:pos="9062"/>
            </w:tabs>
            <w:rPr>
              <w:rFonts w:cstheme="minorBidi"/>
              <w:smallCaps w:val="0"/>
              <w:noProof/>
              <w:sz w:val="22"/>
              <w:szCs w:val="22"/>
              <w:lang w:eastAsia="en-GB"/>
            </w:rPr>
          </w:pPr>
          <w:hyperlink w:anchor="_Toc11673081" w:history="1">
            <w:r w:rsidR="00BC331A" w:rsidRPr="00AB7A48">
              <w:rPr>
                <w:rStyle w:val="Hyperlink"/>
                <w:noProof/>
              </w:rPr>
              <w:t>2.2</w:t>
            </w:r>
            <w:r w:rsidR="00BC331A">
              <w:rPr>
                <w:rFonts w:cstheme="minorBidi"/>
                <w:smallCaps w:val="0"/>
                <w:noProof/>
                <w:sz w:val="22"/>
                <w:szCs w:val="22"/>
                <w:lang w:eastAsia="en-GB"/>
              </w:rPr>
              <w:tab/>
            </w:r>
            <w:r w:rsidR="00BC331A" w:rsidRPr="00AB7A48">
              <w:rPr>
                <w:rStyle w:val="Hyperlink"/>
                <w:noProof/>
              </w:rPr>
              <w:t>The kinetics</w:t>
            </w:r>
            <w:r w:rsidR="00BC331A">
              <w:rPr>
                <w:noProof/>
                <w:webHidden/>
              </w:rPr>
              <w:tab/>
            </w:r>
            <w:r w:rsidR="00BC331A">
              <w:rPr>
                <w:noProof/>
                <w:webHidden/>
              </w:rPr>
              <w:fldChar w:fldCharType="begin"/>
            </w:r>
            <w:r w:rsidR="00BC331A">
              <w:rPr>
                <w:noProof/>
                <w:webHidden/>
              </w:rPr>
              <w:instrText xml:space="preserve"> PAGEREF _Toc11673081 \h </w:instrText>
            </w:r>
            <w:r w:rsidR="00BC331A">
              <w:rPr>
                <w:noProof/>
                <w:webHidden/>
              </w:rPr>
            </w:r>
            <w:r w:rsidR="00BC331A">
              <w:rPr>
                <w:noProof/>
                <w:webHidden/>
              </w:rPr>
              <w:fldChar w:fldCharType="separate"/>
            </w:r>
            <w:r w:rsidR="00BC331A">
              <w:rPr>
                <w:noProof/>
                <w:webHidden/>
              </w:rPr>
              <w:t>5</w:t>
            </w:r>
            <w:r w:rsidR="00BC331A">
              <w:rPr>
                <w:noProof/>
                <w:webHidden/>
              </w:rPr>
              <w:fldChar w:fldCharType="end"/>
            </w:r>
          </w:hyperlink>
        </w:p>
        <w:p w14:paraId="36993D75" w14:textId="5DB7A718" w:rsidR="00BC331A" w:rsidRDefault="006203B1">
          <w:pPr>
            <w:pStyle w:val="TOC2"/>
            <w:tabs>
              <w:tab w:val="left" w:pos="800"/>
              <w:tab w:val="right" w:leader="dot" w:pos="9062"/>
            </w:tabs>
            <w:rPr>
              <w:rFonts w:cstheme="minorBidi"/>
              <w:smallCaps w:val="0"/>
              <w:noProof/>
              <w:sz w:val="22"/>
              <w:szCs w:val="22"/>
              <w:lang w:eastAsia="en-GB"/>
            </w:rPr>
          </w:pPr>
          <w:hyperlink w:anchor="_Toc11673082" w:history="1">
            <w:r w:rsidR="00BC331A" w:rsidRPr="00AB7A48">
              <w:rPr>
                <w:rStyle w:val="Hyperlink"/>
                <w:noProof/>
              </w:rPr>
              <w:t>2.3</w:t>
            </w:r>
            <w:r w:rsidR="00BC331A">
              <w:rPr>
                <w:rFonts w:cstheme="minorBidi"/>
                <w:smallCaps w:val="0"/>
                <w:noProof/>
                <w:sz w:val="22"/>
                <w:szCs w:val="22"/>
                <w:lang w:eastAsia="en-GB"/>
              </w:rPr>
              <w:tab/>
            </w:r>
            <w:r w:rsidR="00BC331A" w:rsidRPr="00AB7A48">
              <w:rPr>
                <w:rStyle w:val="Hyperlink"/>
                <w:noProof/>
              </w:rPr>
              <w:t>Enforcing a binding equilibrium</w:t>
            </w:r>
            <w:r w:rsidR="00BC331A">
              <w:rPr>
                <w:noProof/>
                <w:webHidden/>
              </w:rPr>
              <w:tab/>
            </w:r>
            <w:r w:rsidR="00BC331A">
              <w:rPr>
                <w:noProof/>
                <w:webHidden/>
              </w:rPr>
              <w:fldChar w:fldCharType="begin"/>
            </w:r>
            <w:r w:rsidR="00BC331A">
              <w:rPr>
                <w:noProof/>
                <w:webHidden/>
              </w:rPr>
              <w:instrText xml:space="preserve"> PAGEREF _Toc11673082 \h </w:instrText>
            </w:r>
            <w:r w:rsidR="00BC331A">
              <w:rPr>
                <w:noProof/>
                <w:webHidden/>
              </w:rPr>
            </w:r>
            <w:r w:rsidR="00BC331A">
              <w:rPr>
                <w:noProof/>
                <w:webHidden/>
              </w:rPr>
              <w:fldChar w:fldCharType="separate"/>
            </w:r>
            <w:r w:rsidR="00BC331A">
              <w:rPr>
                <w:noProof/>
                <w:webHidden/>
              </w:rPr>
              <w:t>7</w:t>
            </w:r>
            <w:r w:rsidR="00BC331A">
              <w:rPr>
                <w:noProof/>
                <w:webHidden/>
              </w:rPr>
              <w:fldChar w:fldCharType="end"/>
            </w:r>
          </w:hyperlink>
        </w:p>
        <w:p w14:paraId="2FD79336" w14:textId="3BCE88C3" w:rsidR="00BC331A" w:rsidRDefault="006203B1">
          <w:pPr>
            <w:pStyle w:val="TOC2"/>
            <w:tabs>
              <w:tab w:val="left" w:pos="800"/>
              <w:tab w:val="right" w:leader="dot" w:pos="9062"/>
            </w:tabs>
            <w:rPr>
              <w:rFonts w:cstheme="minorBidi"/>
              <w:smallCaps w:val="0"/>
              <w:noProof/>
              <w:sz w:val="22"/>
              <w:szCs w:val="22"/>
              <w:lang w:eastAsia="en-GB"/>
            </w:rPr>
          </w:pPr>
          <w:hyperlink w:anchor="_Toc11673083" w:history="1">
            <w:r w:rsidR="00BC331A" w:rsidRPr="00AB7A48">
              <w:rPr>
                <w:rStyle w:val="Hyperlink"/>
                <w:noProof/>
              </w:rPr>
              <w:t>2.4</w:t>
            </w:r>
            <w:r w:rsidR="00BC331A">
              <w:rPr>
                <w:rFonts w:cstheme="minorBidi"/>
                <w:smallCaps w:val="0"/>
                <w:noProof/>
                <w:sz w:val="22"/>
                <w:szCs w:val="22"/>
                <w:lang w:eastAsia="en-GB"/>
              </w:rPr>
              <w:tab/>
            </w:r>
            <w:r w:rsidR="00BC331A" w:rsidRPr="00AB7A48">
              <w:rPr>
                <w:rStyle w:val="Hyperlink"/>
                <w:noProof/>
              </w:rPr>
              <w:t>Other assumptions</w:t>
            </w:r>
            <w:r w:rsidR="00BC331A">
              <w:rPr>
                <w:noProof/>
                <w:webHidden/>
              </w:rPr>
              <w:tab/>
            </w:r>
            <w:r w:rsidR="00BC331A">
              <w:rPr>
                <w:noProof/>
                <w:webHidden/>
              </w:rPr>
              <w:fldChar w:fldCharType="begin"/>
            </w:r>
            <w:r w:rsidR="00BC331A">
              <w:rPr>
                <w:noProof/>
                <w:webHidden/>
              </w:rPr>
              <w:instrText xml:space="preserve"> PAGEREF _Toc11673083 \h </w:instrText>
            </w:r>
            <w:r w:rsidR="00BC331A">
              <w:rPr>
                <w:noProof/>
                <w:webHidden/>
              </w:rPr>
            </w:r>
            <w:r w:rsidR="00BC331A">
              <w:rPr>
                <w:noProof/>
                <w:webHidden/>
              </w:rPr>
              <w:fldChar w:fldCharType="separate"/>
            </w:r>
            <w:r w:rsidR="00BC331A">
              <w:rPr>
                <w:noProof/>
                <w:webHidden/>
              </w:rPr>
              <w:t>7</w:t>
            </w:r>
            <w:r w:rsidR="00BC331A">
              <w:rPr>
                <w:noProof/>
                <w:webHidden/>
              </w:rPr>
              <w:fldChar w:fldCharType="end"/>
            </w:r>
          </w:hyperlink>
        </w:p>
        <w:p w14:paraId="7C37530F" w14:textId="6A16BA81" w:rsidR="00BC331A" w:rsidRDefault="006203B1">
          <w:pPr>
            <w:pStyle w:val="TOC1"/>
            <w:tabs>
              <w:tab w:val="left" w:pos="400"/>
              <w:tab w:val="right" w:leader="dot" w:pos="9062"/>
            </w:tabs>
            <w:rPr>
              <w:rFonts w:cstheme="minorBidi"/>
              <w:b w:val="0"/>
              <w:bCs w:val="0"/>
              <w:caps w:val="0"/>
              <w:noProof/>
              <w:sz w:val="22"/>
              <w:szCs w:val="22"/>
              <w:lang w:eastAsia="en-GB"/>
            </w:rPr>
          </w:pPr>
          <w:hyperlink w:anchor="_Toc11673084" w:history="1">
            <w:r w:rsidR="00BC331A" w:rsidRPr="00AB7A48">
              <w:rPr>
                <w:rStyle w:val="Hyperlink"/>
                <w:noProof/>
              </w:rPr>
              <w:t>3</w:t>
            </w:r>
            <w:r w:rsidR="00BC331A">
              <w:rPr>
                <w:rFonts w:cstheme="minorBidi"/>
                <w:b w:val="0"/>
                <w:bCs w:val="0"/>
                <w:caps w:val="0"/>
                <w:noProof/>
                <w:sz w:val="22"/>
                <w:szCs w:val="22"/>
                <w:lang w:eastAsia="en-GB"/>
              </w:rPr>
              <w:tab/>
            </w:r>
            <w:r w:rsidR="00BC331A" w:rsidRPr="00AB7A48">
              <w:rPr>
                <w:rStyle w:val="Hyperlink"/>
                <w:noProof/>
              </w:rPr>
              <w:t>Description of the different experiments</w:t>
            </w:r>
            <w:r w:rsidR="00BC331A">
              <w:rPr>
                <w:noProof/>
                <w:webHidden/>
              </w:rPr>
              <w:tab/>
            </w:r>
            <w:r w:rsidR="00BC331A">
              <w:rPr>
                <w:noProof/>
                <w:webHidden/>
              </w:rPr>
              <w:fldChar w:fldCharType="begin"/>
            </w:r>
            <w:r w:rsidR="00BC331A">
              <w:rPr>
                <w:noProof/>
                <w:webHidden/>
              </w:rPr>
              <w:instrText xml:space="preserve"> PAGEREF _Toc11673084 \h </w:instrText>
            </w:r>
            <w:r w:rsidR="00BC331A">
              <w:rPr>
                <w:noProof/>
                <w:webHidden/>
              </w:rPr>
            </w:r>
            <w:r w:rsidR="00BC331A">
              <w:rPr>
                <w:noProof/>
                <w:webHidden/>
              </w:rPr>
              <w:fldChar w:fldCharType="separate"/>
            </w:r>
            <w:r w:rsidR="00BC331A">
              <w:rPr>
                <w:noProof/>
                <w:webHidden/>
              </w:rPr>
              <w:t>8</w:t>
            </w:r>
            <w:r w:rsidR="00BC331A">
              <w:rPr>
                <w:noProof/>
                <w:webHidden/>
              </w:rPr>
              <w:fldChar w:fldCharType="end"/>
            </w:r>
          </w:hyperlink>
        </w:p>
        <w:p w14:paraId="717A5B7C" w14:textId="62A2A903" w:rsidR="00BC331A" w:rsidRDefault="006203B1">
          <w:pPr>
            <w:pStyle w:val="TOC2"/>
            <w:tabs>
              <w:tab w:val="left" w:pos="800"/>
              <w:tab w:val="right" w:leader="dot" w:pos="9062"/>
            </w:tabs>
            <w:rPr>
              <w:rFonts w:cstheme="minorBidi"/>
              <w:smallCaps w:val="0"/>
              <w:noProof/>
              <w:sz w:val="22"/>
              <w:szCs w:val="22"/>
              <w:lang w:eastAsia="en-GB"/>
            </w:rPr>
          </w:pPr>
          <w:hyperlink w:anchor="_Toc11673085" w:history="1">
            <w:r w:rsidR="00BC331A" w:rsidRPr="00AB7A48">
              <w:rPr>
                <w:rStyle w:val="Hyperlink"/>
                <w:noProof/>
              </w:rPr>
              <w:t>3.1</w:t>
            </w:r>
            <w:r w:rsidR="00BC331A">
              <w:rPr>
                <w:rFonts w:cstheme="minorBidi"/>
                <w:smallCaps w:val="0"/>
                <w:noProof/>
                <w:sz w:val="22"/>
                <w:szCs w:val="22"/>
                <w:lang w:eastAsia="en-GB"/>
              </w:rPr>
              <w:tab/>
            </w:r>
            <w:r w:rsidR="00BC331A" w:rsidRPr="00AB7A48">
              <w:rPr>
                <w:rStyle w:val="Hyperlink"/>
                <w:noProof/>
              </w:rPr>
              <w:t>Finkelstein et al.:</w:t>
            </w:r>
            <w:r w:rsidR="00BC331A">
              <w:rPr>
                <w:noProof/>
                <w:webHidden/>
              </w:rPr>
              <w:tab/>
            </w:r>
            <w:r w:rsidR="00BC331A">
              <w:rPr>
                <w:noProof/>
                <w:webHidden/>
              </w:rPr>
              <w:fldChar w:fldCharType="begin"/>
            </w:r>
            <w:r w:rsidR="00BC331A">
              <w:rPr>
                <w:noProof/>
                <w:webHidden/>
              </w:rPr>
              <w:instrText xml:space="preserve"> PAGEREF _Toc11673085 \h </w:instrText>
            </w:r>
            <w:r w:rsidR="00BC331A">
              <w:rPr>
                <w:noProof/>
                <w:webHidden/>
              </w:rPr>
            </w:r>
            <w:r w:rsidR="00BC331A">
              <w:rPr>
                <w:noProof/>
                <w:webHidden/>
              </w:rPr>
              <w:fldChar w:fldCharType="separate"/>
            </w:r>
            <w:r w:rsidR="00BC331A">
              <w:rPr>
                <w:noProof/>
                <w:webHidden/>
              </w:rPr>
              <w:t>8</w:t>
            </w:r>
            <w:r w:rsidR="00BC331A">
              <w:rPr>
                <w:noProof/>
                <w:webHidden/>
              </w:rPr>
              <w:fldChar w:fldCharType="end"/>
            </w:r>
          </w:hyperlink>
        </w:p>
        <w:p w14:paraId="7E1499C1" w14:textId="3009AD7E" w:rsidR="00BC331A" w:rsidRDefault="006203B1">
          <w:pPr>
            <w:pStyle w:val="TOC2"/>
            <w:tabs>
              <w:tab w:val="left" w:pos="1000"/>
              <w:tab w:val="right" w:leader="dot" w:pos="9062"/>
            </w:tabs>
            <w:rPr>
              <w:rFonts w:cstheme="minorBidi"/>
              <w:smallCaps w:val="0"/>
              <w:noProof/>
              <w:sz w:val="22"/>
              <w:szCs w:val="22"/>
              <w:lang w:eastAsia="en-GB"/>
            </w:rPr>
          </w:pPr>
          <w:hyperlink w:anchor="_Toc11673086" w:history="1">
            <w:r w:rsidR="00BC331A" w:rsidRPr="00AB7A48">
              <w:rPr>
                <w:rStyle w:val="Hyperlink"/>
                <w:noProof/>
              </w:rPr>
              <w:t>3.1.1</w:t>
            </w:r>
            <w:r w:rsidR="00BC331A">
              <w:rPr>
                <w:rFonts w:cstheme="minorBidi"/>
                <w:smallCaps w:val="0"/>
                <w:noProof/>
                <w:sz w:val="22"/>
                <w:szCs w:val="22"/>
                <w:lang w:eastAsia="en-GB"/>
              </w:rPr>
              <w:tab/>
            </w:r>
            <w:r w:rsidR="00BC331A" w:rsidRPr="00AB7A48">
              <w:rPr>
                <w:rStyle w:val="Hyperlink"/>
                <w:noProof/>
              </w:rPr>
              <w:t>Processing of the data from Finkelstein et al.</w:t>
            </w:r>
            <w:r w:rsidR="00BC331A">
              <w:rPr>
                <w:noProof/>
                <w:webHidden/>
              </w:rPr>
              <w:tab/>
            </w:r>
            <w:r w:rsidR="00BC331A">
              <w:rPr>
                <w:noProof/>
                <w:webHidden/>
              </w:rPr>
              <w:fldChar w:fldCharType="begin"/>
            </w:r>
            <w:r w:rsidR="00BC331A">
              <w:rPr>
                <w:noProof/>
                <w:webHidden/>
              </w:rPr>
              <w:instrText xml:space="preserve"> PAGEREF _Toc11673086 \h </w:instrText>
            </w:r>
            <w:r w:rsidR="00BC331A">
              <w:rPr>
                <w:noProof/>
                <w:webHidden/>
              </w:rPr>
            </w:r>
            <w:r w:rsidR="00BC331A">
              <w:rPr>
                <w:noProof/>
                <w:webHidden/>
              </w:rPr>
              <w:fldChar w:fldCharType="separate"/>
            </w:r>
            <w:r w:rsidR="00BC331A">
              <w:rPr>
                <w:noProof/>
                <w:webHidden/>
              </w:rPr>
              <w:t>9</w:t>
            </w:r>
            <w:r w:rsidR="00BC331A">
              <w:rPr>
                <w:noProof/>
                <w:webHidden/>
              </w:rPr>
              <w:fldChar w:fldCharType="end"/>
            </w:r>
          </w:hyperlink>
        </w:p>
        <w:p w14:paraId="775B8F19" w14:textId="33E5E4D2" w:rsidR="00BC331A" w:rsidRDefault="006203B1">
          <w:pPr>
            <w:pStyle w:val="TOC2"/>
            <w:tabs>
              <w:tab w:val="left" w:pos="1000"/>
              <w:tab w:val="right" w:leader="dot" w:pos="9062"/>
            </w:tabs>
            <w:rPr>
              <w:rFonts w:cstheme="minorBidi"/>
              <w:smallCaps w:val="0"/>
              <w:noProof/>
              <w:sz w:val="22"/>
              <w:szCs w:val="22"/>
              <w:lang w:eastAsia="en-GB"/>
            </w:rPr>
          </w:pPr>
          <w:hyperlink w:anchor="_Toc11673087" w:history="1">
            <w:r w:rsidR="00BC331A" w:rsidRPr="00AB7A48">
              <w:rPr>
                <w:rStyle w:val="Hyperlink"/>
                <w:noProof/>
              </w:rPr>
              <w:t>3.1.2</w:t>
            </w:r>
            <w:r w:rsidR="00BC331A">
              <w:rPr>
                <w:rFonts w:cstheme="minorBidi"/>
                <w:smallCaps w:val="0"/>
                <w:noProof/>
                <w:sz w:val="22"/>
                <w:szCs w:val="22"/>
                <w:lang w:eastAsia="en-GB"/>
              </w:rPr>
              <w:tab/>
            </w:r>
            <w:r w:rsidR="00BC331A" w:rsidRPr="00AB7A48">
              <w:rPr>
                <w:rStyle w:val="Hyperlink"/>
                <w:noProof/>
              </w:rPr>
              <w:t>Derivation of the Hill equation</w:t>
            </w:r>
            <w:r w:rsidR="00BC331A">
              <w:rPr>
                <w:noProof/>
                <w:webHidden/>
              </w:rPr>
              <w:tab/>
            </w:r>
            <w:r w:rsidR="00BC331A">
              <w:rPr>
                <w:noProof/>
                <w:webHidden/>
              </w:rPr>
              <w:fldChar w:fldCharType="begin"/>
            </w:r>
            <w:r w:rsidR="00BC331A">
              <w:rPr>
                <w:noProof/>
                <w:webHidden/>
              </w:rPr>
              <w:instrText xml:space="preserve"> PAGEREF _Toc11673087 \h </w:instrText>
            </w:r>
            <w:r w:rsidR="00BC331A">
              <w:rPr>
                <w:noProof/>
                <w:webHidden/>
              </w:rPr>
            </w:r>
            <w:r w:rsidR="00BC331A">
              <w:rPr>
                <w:noProof/>
                <w:webHidden/>
              </w:rPr>
              <w:fldChar w:fldCharType="separate"/>
            </w:r>
            <w:r w:rsidR="00BC331A">
              <w:rPr>
                <w:noProof/>
                <w:webHidden/>
              </w:rPr>
              <w:t>10</w:t>
            </w:r>
            <w:r w:rsidR="00BC331A">
              <w:rPr>
                <w:noProof/>
                <w:webHidden/>
              </w:rPr>
              <w:fldChar w:fldCharType="end"/>
            </w:r>
          </w:hyperlink>
        </w:p>
        <w:p w14:paraId="0E8DBA61" w14:textId="5571C756" w:rsidR="00BC331A" w:rsidRDefault="006203B1">
          <w:pPr>
            <w:pStyle w:val="TOC2"/>
            <w:tabs>
              <w:tab w:val="left" w:pos="800"/>
              <w:tab w:val="right" w:leader="dot" w:pos="9062"/>
            </w:tabs>
            <w:rPr>
              <w:rFonts w:cstheme="minorBidi"/>
              <w:smallCaps w:val="0"/>
              <w:noProof/>
              <w:sz w:val="22"/>
              <w:szCs w:val="22"/>
              <w:lang w:eastAsia="en-GB"/>
            </w:rPr>
          </w:pPr>
          <w:hyperlink w:anchor="_Toc11673088" w:history="1">
            <w:r w:rsidR="00BC331A" w:rsidRPr="00AB7A48">
              <w:rPr>
                <w:rStyle w:val="Hyperlink"/>
                <w:noProof/>
              </w:rPr>
              <w:t>3.2</w:t>
            </w:r>
            <w:r w:rsidR="00BC331A">
              <w:rPr>
                <w:rFonts w:cstheme="minorBidi"/>
                <w:smallCaps w:val="0"/>
                <w:noProof/>
                <w:sz w:val="22"/>
                <w:szCs w:val="22"/>
                <w:lang w:eastAsia="en-GB"/>
              </w:rPr>
              <w:tab/>
            </w:r>
            <w:r w:rsidR="00BC331A" w:rsidRPr="00AB7A48">
              <w:rPr>
                <w:rStyle w:val="Hyperlink"/>
                <w:noProof/>
              </w:rPr>
              <w:t>Boyle et al.:</w:t>
            </w:r>
            <w:r w:rsidR="00BC331A">
              <w:rPr>
                <w:noProof/>
                <w:webHidden/>
              </w:rPr>
              <w:tab/>
            </w:r>
            <w:r w:rsidR="00BC331A">
              <w:rPr>
                <w:noProof/>
                <w:webHidden/>
              </w:rPr>
              <w:fldChar w:fldCharType="begin"/>
            </w:r>
            <w:r w:rsidR="00BC331A">
              <w:rPr>
                <w:noProof/>
                <w:webHidden/>
              </w:rPr>
              <w:instrText xml:space="preserve"> PAGEREF _Toc11673088 \h </w:instrText>
            </w:r>
            <w:r w:rsidR="00BC331A">
              <w:rPr>
                <w:noProof/>
                <w:webHidden/>
              </w:rPr>
            </w:r>
            <w:r w:rsidR="00BC331A">
              <w:rPr>
                <w:noProof/>
                <w:webHidden/>
              </w:rPr>
              <w:fldChar w:fldCharType="separate"/>
            </w:r>
            <w:r w:rsidR="00BC331A">
              <w:rPr>
                <w:noProof/>
                <w:webHidden/>
              </w:rPr>
              <w:t>11</w:t>
            </w:r>
            <w:r w:rsidR="00BC331A">
              <w:rPr>
                <w:noProof/>
                <w:webHidden/>
              </w:rPr>
              <w:fldChar w:fldCharType="end"/>
            </w:r>
          </w:hyperlink>
        </w:p>
        <w:p w14:paraId="6E33DE4C" w14:textId="716CCC82" w:rsidR="00BC331A" w:rsidRDefault="006203B1">
          <w:pPr>
            <w:pStyle w:val="TOC1"/>
            <w:tabs>
              <w:tab w:val="left" w:pos="400"/>
              <w:tab w:val="right" w:leader="dot" w:pos="9062"/>
            </w:tabs>
            <w:rPr>
              <w:rFonts w:cstheme="minorBidi"/>
              <w:b w:val="0"/>
              <w:bCs w:val="0"/>
              <w:caps w:val="0"/>
              <w:noProof/>
              <w:sz w:val="22"/>
              <w:szCs w:val="22"/>
              <w:lang w:eastAsia="en-GB"/>
            </w:rPr>
          </w:pPr>
          <w:hyperlink w:anchor="_Toc11673089" w:history="1">
            <w:r w:rsidR="00BC331A" w:rsidRPr="00AB7A48">
              <w:rPr>
                <w:rStyle w:val="Hyperlink"/>
                <w:noProof/>
              </w:rPr>
              <w:t>4</w:t>
            </w:r>
            <w:r w:rsidR="00BC331A">
              <w:rPr>
                <w:rFonts w:cstheme="minorBidi"/>
                <w:b w:val="0"/>
                <w:bCs w:val="0"/>
                <w:caps w:val="0"/>
                <w:noProof/>
                <w:sz w:val="22"/>
                <w:szCs w:val="22"/>
                <w:lang w:eastAsia="en-GB"/>
              </w:rPr>
              <w:tab/>
            </w:r>
            <w:r w:rsidR="00BC331A" w:rsidRPr="00AB7A48">
              <w:rPr>
                <w:rStyle w:val="Hyperlink"/>
                <w:noProof/>
              </w:rPr>
              <w:t>What we actually fit</w:t>
            </w:r>
            <w:r w:rsidR="00BC331A">
              <w:rPr>
                <w:noProof/>
                <w:webHidden/>
              </w:rPr>
              <w:tab/>
            </w:r>
            <w:r w:rsidR="00BC331A">
              <w:rPr>
                <w:noProof/>
                <w:webHidden/>
              </w:rPr>
              <w:fldChar w:fldCharType="begin"/>
            </w:r>
            <w:r w:rsidR="00BC331A">
              <w:rPr>
                <w:noProof/>
                <w:webHidden/>
              </w:rPr>
              <w:instrText xml:space="preserve"> PAGEREF _Toc11673089 \h </w:instrText>
            </w:r>
            <w:r w:rsidR="00BC331A">
              <w:rPr>
                <w:noProof/>
                <w:webHidden/>
              </w:rPr>
            </w:r>
            <w:r w:rsidR="00BC331A">
              <w:rPr>
                <w:noProof/>
                <w:webHidden/>
              </w:rPr>
              <w:fldChar w:fldCharType="separate"/>
            </w:r>
            <w:r w:rsidR="00BC331A">
              <w:rPr>
                <w:noProof/>
                <w:webHidden/>
              </w:rPr>
              <w:t>12</w:t>
            </w:r>
            <w:r w:rsidR="00BC331A">
              <w:rPr>
                <w:noProof/>
                <w:webHidden/>
              </w:rPr>
              <w:fldChar w:fldCharType="end"/>
            </w:r>
          </w:hyperlink>
        </w:p>
        <w:p w14:paraId="56E3F940" w14:textId="0AFF6BEB" w:rsidR="00BC331A" w:rsidRDefault="006203B1">
          <w:pPr>
            <w:pStyle w:val="TOC2"/>
            <w:tabs>
              <w:tab w:val="left" w:pos="800"/>
              <w:tab w:val="right" w:leader="dot" w:pos="9062"/>
            </w:tabs>
            <w:rPr>
              <w:rFonts w:cstheme="minorBidi"/>
              <w:smallCaps w:val="0"/>
              <w:noProof/>
              <w:sz w:val="22"/>
              <w:szCs w:val="22"/>
              <w:lang w:eastAsia="en-GB"/>
            </w:rPr>
          </w:pPr>
          <w:hyperlink w:anchor="_Toc11673090" w:history="1">
            <w:r w:rsidR="00BC331A" w:rsidRPr="00AB7A48">
              <w:rPr>
                <w:rStyle w:val="Hyperlink"/>
                <w:noProof/>
              </w:rPr>
              <w:t>4.1</w:t>
            </w:r>
            <w:r w:rsidR="00BC331A">
              <w:rPr>
                <w:rFonts w:cstheme="minorBidi"/>
                <w:smallCaps w:val="0"/>
                <w:noProof/>
                <w:sz w:val="22"/>
                <w:szCs w:val="22"/>
                <w:lang w:eastAsia="en-GB"/>
              </w:rPr>
              <w:tab/>
            </w:r>
            <w:r w:rsidR="00BC331A" w:rsidRPr="00AB7A48">
              <w:rPr>
                <w:rStyle w:val="Hyperlink"/>
                <w:noProof/>
              </w:rPr>
              <w:t>Simulated Annealing</w:t>
            </w:r>
            <w:r w:rsidR="00BC331A">
              <w:rPr>
                <w:noProof/>
                <w:webHidden/>
              </w:rPr>
              <w:tab/>
            </w:r>
            <w:r w:rsidR="00BC331A">
              <w:rPr>
                <w:noProof/>
                <w:webHidden/>
              </w:rPr>
              <w:fldChar w:fldCharType="begin"/>
            </w:r>
            <w:r w:rsidR="00BC331A">
              <w:rPr>
                <w:noProof/>
                <w:webHidden/>
              </w:rPr>
              <w:instrText xml:space="preserve"> PAGEREF _Toc11673090 \h </w:instrText>
            </w:r>
            <w:r w:rsidR="00BC331A">
              <w:rPr>
                <w:noProof/>
                <w:webHidden/>
              </w:rPr>
            </w:r>
            <w:r w:rsidR="00BC331A">
              <w:rPr>
                <w:noProof/>
                <w:webHidden/>
              </w:rPr>
              <w:fldChar w:fldCharType="separate"/>
            </w:r>
            <w:r w:rsidR="00BC331A">
              <w:rPr>
                <w:noProof/>
                <w:webHidden/>
              </w:rPr>
              <w:t>12</w:t>
            </w:r>
            <w:r w:rsidR="00BC331A">
              <w:rPr>
                <w:noProof/>
                <w:webHidden/>
              </w:rPr>
              <w:fldChar w:fldCharType="end"/>
            </w:r>
          </w:hyperlink>
        </w:p>
        <w:p w14:paraId="02DDFEF8" w14:textId="5EE04376" w:rsidR="00BC331A" w:rsidRDefault="006203B1">
          <w:pPr>
            <w:pStyle w:val="TOC2"/>
            <w:tabs>
              <w:tab w:val="left" w:pos="800"/>
              <w:tab w:val="right" w:leader="dot" w:pos="9062"/>
            </w:tabs>
            <w:rPr>
              <w:rFonts w:cstheme="minorBidi"/>
              <w:smallCaps w:val="0"/>
              <w:noProof/>
              <w:sz w:val="22"/>
              <w:szCs w:val="22"/>
              <w:lang w:eastAsia="en-GB"/>
            </w:rPr>
          </w:pPr>
          <w:hyperlink w:anchor="_Toc11673091" w:history="1">
            <w:r w:rsidR="00BC331A" w:rsidRPr="00AB7A48">
              <w:rPr>
                <w:rStyle w:val="Hyperlink"/>
                <w:noProof/>
              </w:rPr>
              <w:t>4.2</w:t>
            </w:r>
            <w:r w:rsidR="00BC331A">
              <w:rPr>
                <w:rFonts w:cstheme="minorBidi"/>
                <w:smallCaps w:val="0"/>
                <w:noProof/>
                <w:sz w:val="22"/>
                <w:szCs w:val="22"/>
                <w:lang w:eastAsia="en-GB"/>
              </w:rPr>
              <w:tab/>
            </w:r>
            <w:r w:rsidR="00BC331A" w:rsidRPr="00AB7A48">
              <w:rPr>
                <w:rStyle w:val="Hyperlink"/>
                <w:noProof/>
              </w:rPr>
              <w:t>Selection of the fits</w:t>
            </w:r>
            <w:r w:rsidR="00BC331A">
              <w:rPr>
                <w:noProof/>
                <w:webHidden/>
              </w:rPr>
              <w:tab/>
            </w:r>
            <w:r w:rsidR="00BC331A">
              <w:rPr>
                <w:noProof/>
                <w:webHidden/>
              </w:rPr>
              <w:fldChar w:fldCharType="begin"/>
            </w:r>
            <w:r w:rsidR="00BC331A">
              <w:rPr>
                <w:noProof/>
                <w:webHidden/>
              </w:rPr>
              <w:instrText xml:space="preserve"> PAGEREF _Toc11673091 \h </w:instrText>
            </w:r>
            <w:r w:rsidR="00BC331A">
              <w:rPr>
                <w:noProof/>
                <w:webHidden/>
              </w:rPr>
            </w:r>
            <w:r w:rsidR="00BC331A">
              <w:rPr>
                <w:noProof/>
                <w:webHidden/>
              </w:rPr>
              <w:fldChar w:fldCharType="separate"/>
            </w:r>
            <w:r w:rsidR="00BC331A">
              <w:rPr>
                <w:noProof/>
                <w:webHidden/>
              </w:rPr>
              <w:t>14</w:t>
            </w:r>
            <w:r w:rsidR="00BC331A">
              <w:rPr>
                <w:noProof/>
                <w:webHidden/>
              </w:rPr>
              <w:fldChar w:fldCharType="end"/>
            </w:r>
          </w:hyperlink>
        </w:p>
        <w:p w14:paraId="198B2718" w14:textId="3DFEAD07" w:rsidR="00BC331A" w:rsidRDefault="006203B1">
          <w:pPr>
            <w:pStyle w:val="TOC1"/>
            <w:tabs>
              <w:tab w:val="left" w:pos="400"/>
              <w:tab w:val="right" w:leader="dot" w:pos="9062"/>
            </w:tabs>
            <w:rPr>
              <w:rFonts w:cstheme="minorBidi"/>
              <w:b w:val="0"/>
              <w:bCs w:val="0"/>
              <w:caps w:val="0"/>
              <w:noProof/>
              <w:sz w:val="22"/>
              <w:szCs w:val="22"/>
              <w:lang w:eastAsia="en-GB"/>
            </w:rPr>
          </w:pPr>
          <w:hyperlink w:anchor="_Toc11673092" w:history="1">
            <w:r w:rsidR="00BC331A" w:rsidRPr="00AB7A48">
              <w:rPr>
                <w:rStyle w:val="Hyperlink"/>
                <w:noProof/>
              </w:rPr>
              <w:t>5</w:t>
            </w:r>
            <w:r w:rsidR="00BC331A">
              <w:rPr>
                <w:rFonts w:cstheme="minorBidi"/>
                <w:b w:val="0"/>
                <w:bCs w:val="0"/>
                <w:caps w:val="0"/>
                <w:noProof/>
                <w:sz w:val="22"/>
                <w:szCs w:val="22"/>
                <w:lang w:eastAsia="en-GB"/>
              </w:rPr>
              <w:tab/>
            </w:r>
            <w:r w:rsidR="00BC331A" w:rsidRPr="00AB7A48">
              <w:rPr>
                <w:rStyle w:val="Hyperlink"/>
                <w:noProof/>
              </w:rPr>
              <w:t>Discovered properties of the d</w:t>
            </w:r>
            <w:r w:rsidR="00BC331A" w:rsidRPr="00AB7A48">
              <w:rPr>
                <w:rStyle w:val="Hyperlink"/>
                <w:noProof/>
              </w:rPr>
              <w:t>a</w:t>
            </w:r>
            <w:r w:rsidR="00BC331A" w:rsidRPr="00AB7A48">
              <w:rPr>
                <w:rStyle w:val="Hyperlink"/>
                <w:noProof/>
              </w:rPr>
              <w:t>ta by fitting</w:t>
            </w:r>
            <w:r w:rsidR="00BC331A">
              <w:rPr>
                <w:noProof/>
                <w:webHidden/>
              </w:rPr>
              <w:tab/>
            </w:r>
            <w:r w:rsidR="00BC331A">
              <w:rPr>
                <w:noProof/>
                <w:webHidden/>
              </w:rPr>
              <w:fldChar w:fldCharType="begin"/>
            </w:r>
            <w:r w:rsidR="00BC331A">
              <w:rPr>
                <w:noProof/>
                <w:webHidden/>
              </w:rPr>
              <w:instrText xml:space="preserve"> PAGEREF _Toc11673092 \h </w:instrText>
            </w:r>
            <w:r w:rsidR="00BC331A">
              <w:rPr>
                <w:noProof/>
                <w:webHidden/>
              </w:rPr>
            </w:r>
            <w:r w:rsidR="00BC331A">
              <w:rPr>
                <w:noProof/>
                <w:webHidden/>
              </w:rPr>
              <w:fldChar w:fldCharType="separate"/>
            </w:r>
            <w:r w:rsidR="00BC331A">
              <w:rPr>
                <w:noProof/>
                <w:webHidden/>
              </w:rPr>
              <w:t>15</w:t>
            </w:r>
            <w:r w:rsidR="00BC331A">
              <w:rPr>
                <w:noProof/>
                <w:webHidden/>
              </w:rPr>
              <w:fldChar w:fldCharType="end"/>
            </w:r>
          </w:hyperlink>
        </w:p>
        <w:p w14:paraId="0A6783A3" w14:textId="5FA4240B" w:rsidR="00BC331A" w:rsidRDefault="006203B1">
          <w:pPr>
            <w:pStyle w:val="TOC2"/>
            <w:tabs>
              <w:tab w:val="left" w:pos="800"/>
              <w:tab w:val="right" w:leader="dot" w:pos="9062"/>
            </w:tabs>
            <w:rPr>
              <w:rFonts w:cstheme="minorBidi"/>
              <w:smallCaps w:val="0"/>
              <w:noProof/>
              <w:sz w:val="22"/>
              <w:szCs w:val="22"/>
              <w:lang w:eastAsia="en-GB"/>
            </w:rPr>
          </w:pPr>
          <w:hyperlink w:anchor="_Toc11673093" w:history="1">
            <w:r w:rsidR="00BC331A" w:rsidRPr="00AB7A48">
              <w:rPr>
                <w:rStyle w:val="Hyperlink"/>
                <w:noProof/>
              </w:rPr>
              <w:t>5.1</w:t>
            </w:r>
            <w:r w:rsidR="00BC331A">
              <w:rPr>
                <w:rFonts w:cstheme="minorBidi"/>
                <w:smallCaps w:val="0"/>
                <w:noProof/>
                <w:sz w:val="22"/>
                <w:szCs w:val="22"/>
                <w:lang w:eastAsia="en-GB"/>
              </w:rPr>
              <w:tab/>
            </w:r>
            <w:r w:rsidR="00BC331A" w:rsidRPr="00AB7A48">
              <w:rPr>
                <w:rStyle w:val="Hyperlink"/>
                <w:noProof/>
              </w:rPr>
              <w:t>The usage of less concentration points</w:t>
            </w:r>
            <w:r w:rsidR="00BC331A">
              <w:rPr>
                <w:noProof/>
                <w:webHidden/>
              </w:rPr>
              <w:tab/>
            </w:r>
            <w:r w:rsidR="00BC331A">
              <w:rPr>
                <w:noProof/>
                <w:webHidden/>
              </w:rPr>
              <w:fldChar w:fldCharType="begin"/>
            </w:r>
            <w:r w:rsidR="00BC331A">
              <w:rPr>
                <w:noProof/>
                <w:webHidden/>
              </w:rPr>
              <w:instrText xml:space="preserve"> PAGEREF _Toc11673093 \h </w:instrText>
            </w:r>
            <w:r w:rsidR="00BC331A">
              <w:rPr>
                <w:noProof/>
                <w:webHidden/>
              </w:rPr>
            </w:r>
            <w:r w:rsidR="00BC331A">
              <w:rPr>
                <w:noProof/>
                <w:webHidden/>
              </w:rPr>
              <w:fldChar w:fldCharType="separate"/>
            </w:r>
            <w:r w:rsidR="00BC331A">
              <w:rPr>
                <w:noProof/>
                <w:webHidden/>
              </w:rPr>
              <w:t>16</w:t>
            </w:r>
            <w:r w:rsidR="00BC331A">
              <w:rPr>
                <w:noProof/>
                <w:webHidden/>
              </w:rPr>
              <w:fldChar w:fldCharType="end"/>
            </w:r>
          </w:hyperlink>
        </w:p>
        <w:p w14:paraId="4031CC5F" w14:textId="24833752" w:rsidR="00BC331A" w:rsidRDefault="006203B1">
          <w:pPr>
            <w:pStyle w:val="TOC2"/>
            <w:tabs>
              <w:tab w:val="left" w:pos="800"/>
              <w:tab w:val="right" w:leader="dot" w:pos="9062"/>
            </w:tabs>
            <w:rPr>
              <w:rFonts w:cstheme="minorBidi"/>
              <w:smallCaps w:val="0"/>
              <w:noProof/>
              <w:sz w:val="22"/>
              <w:szCs w:val="22"/>
              <w:lang w:eastAsia="en-GB"/>
            </w:rPr>
          </w:pPr>
          <w:hyperlink w:anchor="_Toc11673094" w:history="1">
            <w:r w:rsidR="00BC331A" w:rsidRPr="00AB7A48">
              <w:rPr>
                <w:rStyle w:val="Hyperlink"/>
                <w:noProof/>
              </w:rPr>
              <w:t>5.2</w:t>
            </w:r>
            <w:r w:rsidR="00BC331A">
              <w:rPr>
                <w:rFonts w:cstheme="minorBidi"/>
                <w:smallCaps w:val="0"/>
                <w:noProof/>
                <w:sz w:val="22"/>
                <w:szCs w:val="22"/>
                <w:lang w:eastAsia="en-GB"/>
              </w:rPr>
              <w:tab/>
            </w:r>
            <w:r w:rsidR="00BC331A" w:rsidRPr="00AB7A48">
              <w:rPr>
                <w:rStyle w:val="Hyperlink"/>
                <w:noProof/>
              </w:rPr>
              <w:t>Assuming equilibrium</w:t>
            </w:r>
            <w:r w:rsidR="00BC331A">
              <w:rPr>
                <w:noProof/>
                <w:webHidden/>
              </w:rPr>
              <w:tab/>
            </w:r>
            <w:r w:rsidR="00BC331A">
              <w:rPr>
                <w:noProof/>
                <w:webHidden/>
              </w:rPr>
              <w:fldChar w:fldCharType="begin"/>
            </w:r>
            <w:r w:rsidR="00BC331A">
              <w:rPr>
                <w:noProof/>
                <w:webHidden/>
              </w:rPr>
              <w:instrText xml:space="preserve"> PAGEREF _Toc11673094 \h </w:instrText>
            </w:r>
            <w:r w:rsidR="00BC331A">
              <w:rPr>
                <w:noProof/>
                <w:webHidden/>
              </w:rPr>
            </w:r>
            <w:r w:rsidR="00BC331A">
              <w:rPr>
                <w:noProof/>
                <w:webHidden/>
              </w:rPr>
              <w:fldChar w:fldCharType="separate"/>
            </w:r>
            <w:r w:rsidR="00BC331A">
              <w:rPr>
                <w:noProof/>
                <w:webHidden/>
              </w:rPr>
              <w:t>17</w:t>
            </w:r>
            <w:r w:rsidR="00BC331A">
              <w:rPr>
                <w:noProof/>
                <w:webHidden/>
              </w:rPr>
              <w:fldChar w:fldCharType="end"/>
            </w:r>
          </w:hyperlink>
        </w:p>
        <w:p w14:paraId="517A2F47" w14:textId="1876A0BF" w:rsidR="00BC331A" w:rsidRDefault="006203B1">
          <w:pPr>
            <w:pStyle w:val="TOC2"/>
            <w:tabs>
              <w:tab w:val="left" w:pos="800"/>
              <w:tab w:val="right" w:leader="dot" w:pos="9062"/>
            </w:tabs>
            <w:rPr>
              <w:rFonts w:cstheme="minorBidi"/>
              <w:smallCaps w:val="0"/>
              <w:noProof/>
              <w:sz w:val="22"/>
              <w:szCs w:val="22"/>
              <w:lang w:eastAsia="en-GB"/>
            </w:rPr>
          </w:pPr>
          <w:hyperlink w:anchor="_Toc11673095" w:history="1">
            <w:r w:rsidR="00BC331A" w:rsidRPr="00AB7A48">
              <w:rPr>
                <w:rStyle w:val="Hyperlink"/>
                <w:noProof/>
              </w:rPr>
              <w:t>5.3</w:t>
            </w:r>
            <w:r w:rsidR="00BC331A">
              <w:rPr>
                <w:rFonts w:cstheme="minorBidi"/>
                <w:smallCaps w:val="0"/>
                <w:noProof/>
                <w:sz w:val="22"/>
                <w:szCs w:val="22"/>
                <w:lang w:eastAsia="en-GB"/>
              </w:rPr>
              <w:tab/>
            </w:r>
            <w:r w:rsidR="00BC331A" w:rsidRPr="00AB7A48">
              <w:rPr>
                <w:rStyle w:val="Hyperlink"/>
                <w:noProof/>
              </w:rPr>
              <w:t>Comparison to Boyle</w:t>
            </w:r>
            <w:r w:rsidR="00BC331A">
              <w:rPr>
                <w:noProof/>
                <w:webHidden/>
              </w:rPr>
              <w:tab/>
            </w:r>
            <w:r w:rsidR="00BC331A">
              <w:rPr>
                <w:noProof/>
                <w:webHidden/>
              </w:rPr>
              <w:fldChar w:fldCharType="begin"/>
            </w:r>
            <w:r w:rsidR="00BC331A">
              <w:rPr>
                <w:noProof/>
                <w:webHidden/>
              </w:rPr>
              <w:instrText xml:space="preserve"> PAGEREF _Toc11673095 \h </w:instrText>
            </w:r>
            <w:r w:rsidR="00BC331A">
              <w:rPr>
                <w:noProof/>
                <w:webHidden/>
              </w:rPr>
            </w:r>
            <w:r w:rsidR="00BC331A">
              <w:rPr>
                <w:noProof/>
                <w:webHidden/>
              </w:rPr>
              <w:fldChar w:fldCharType="separate"/>
            </w:r>
            <w:r w:rsidR="00BC331A">
              <w:rPr>
                <w:noProof/>
                <w:webHidden/>
              </w:rPr>
              <w:t>19</w:t>
            </w:r>
            <w:r w:rsidR="00BC331A">
              <w:rPr>
                <w:noProof/>
                <w:webHidden/>
              </w:rPr>
              <w:fldChar w:fldCharType="end"/>
            </w:r>
          </w:hyperlink>
        </w:p>
        <w:p w14:paraId="57749DAB" w14:textId="3B5275C8" w:rsidR="00BC331A" w:rsidRDefault="006203B1">
          <w:pPr>
            <w:pStyle w:val="TOC2"/>
            <w:tabs>
              <w:tab w:val="left" w:pos="1000"/>
              <w:tab w:val="right" w:leader="dot" w:pos="9062"/>
            </w:tabs>
            <w:rPr>
              <w:rFonts w:cstheme="minorBidi"/>
              <w:smallCaps w:val="0"/>
              <w:noProof/>
              <w:sz w:val="22"/>
              <w:szCs w:val="22"/>
              <w:lang w:eastAsia="en-GB"/>
            </w:rPr>
          </w:pPr>
          <w:hyperlink w:anchor="_Toc11673096" w:history="1">
            <w:r w:rsidR="00BC331A" w:rsidRPr="00AB7A48">
              <w:rPr>
                <w:rStyle w:val="Hyperlink"/>
                <w:noProof/>
              </w:rPr>
              <w:t>5.3.1</w:t>
            </w:r>
            <w:r w:rsidR="00BC331A">
              <w:rPr>
                <w:rFonts w:cstheme="minorBidi"/>
                <w:smallCaps w:val="0"/>
                <w:noProof/>
                <w:sz w:val="22"/>
                <w:szCs w:val="22"/>
                <w:lang w:eastAsia="en-GB"/>
              </w:rPr>
              <w:tab/>
            </w:r>
            <w:r w:rsidR="00BC331A" w:rsidRPr="00AB7A48">
              <w:rPr>
                <w:rStyle w:val="Hyperlink"/>
                <w:noProof/>
              </w:rPr>
              <w:t>Predicting other datasets with the obtained parameters</w:t>
            </w:r>
            <w:r w:rsidR="00BC331A">
              <w:rPr>
                <w:noProof/>
                <w:webHidden/>
              </w:rPr>
              <w:tab/>
            </w:r>
            <w:r w:rsidR="00BC331A">
              <w:rPr>
                <w:noProof/>
                <w:webHidden/>
              </w:rPr>
              <w:fldChar w:fldCharType="begin"/>
            </w:r>
            <w:r w:rsidR="00BC331A">
              <w:rPr>
                <w:noProof/>
                <w:webHidden/>
              </w:rPr>
              <w:instrText xml:space="preserve"> PAGEREF _Toc11673096 \h </w:instrText>
            </w:r>
            <w:r w:rsidR="00BC331A">
              <w:rPr>
                <w:noProof/>
                <w:webHidden/>
              </w:rPr>
            </w:r>
            <w:r w:rsidR="00BC331A">
              <w:rPr>
                <w:noProof/>
                <w:webHidden/>
              </w:rPr>
              <w:fldChar w:fldCharType="separate"/>
            </w:r>
            <w:r w:rsidR="00BC331A">
              <w:rPr>
                <w:noProof/>
                <w:webHidden/>
              </w:rPr>
              <w:t>20</w:t>
            </w:r>
            <w:r w:rsidR="00BC331A">
              <w:rPr>
                <w:noProof/>
                <w:webHidden/>
              </w:rPr>
              <w:fldChar w:fldCharType="end"/>
            </w:r>
          </w:hyperlink>
        </w:p>
        <w:p w14:paraId="2FD19206" w14:textId="71EB183D" w:rsidR="00BC331A" w:rsidRDefault="006203B1">
          <w:pPr>
            <w:pStyle w:val="TOC1"/>
            <w:tabs>
              <w:tab w:val="left" w:pos="400"/>
              <w:tab w:val="right" w:leader="dot" w:pos="9062"/>
            </w:tabs>
            <w:rPr>
              <w:rFonts w:cstheme="minorBidi"/>
              <w:b w:val="0"/>
              <w:bCs w:val="0"/>
              <w:caps w:val="0"/>
              <w:noProof/>
              <w:sz w:val="22"/>
              <w:szCs w:val="22"/>
              <w:lang w:eastAsia="en-GB"/>
            </w:rPr>
          </w:pPr>
          <w:hyperlink w:anchor="_Toc11673097" w:history="1">
            <w:r w:rsidR="00BC331A" w:rsidRPr="00AB7A48">
              <w:rPr>
                <w:rStyle w:val="Hyperlink"/>
                <w:noProof/>
              </w:rPr>
              <w:t>6</w:t>
            </w:r>
            <w:r w:rsidR="00BC331A">
              <w:rPr>
                <w:rFonts w:cstheme="minorBidi"/>
                <w:b w:val="0"/>
                <w:bCs w:val="0"/>
                <w:caps w:val="0"/>
                <w:noProof/>
                <w:sz w:val="22"/>
                <w:szCs w:val="22"/>
                <w:lang w:eastAsia="en-GB"/>
              </w:rPr>
              <w:tab/>
            </w:r>
            <w:r w:rsidR="00BC331A" w:rsidRPr="00AB7A48">
              <w:rPr>
                <w:rStyle w:val="Hyperlink"/>
                <w:noProof/>
              </w:rPr>
              <w:t>Derived properties of Cas12</w:t>
            </w:r>
            <w:r w:rsidR="00BC331A">
              <w:rPr>
                <w:noProof/>
                <w:webHidden/>
              </w:rPr>
              <w:tab/>
            </w:r>
            <w:r w:rsidR="00BC331A">
              <w:rPr>
                <w:noProof/>
                <w:webHidden/>
              </w:rPr>
              <w:fldChar w:fldCharType="begin"/>
            </w:r>
            <w:r w:rsidR="00BC331A">
              <w:rPr>
                <w:noProof/>
                <w:webHidden/>
              </w:rPr>
              <w:instrText xml:space="preserve"> PAGEREF _Toc11673097 \h </w:instrText>
            </w:r>
            <w:r w:rsidR="00BC331A">
              <w:rPr>
                <w:noProof/>
                <w:webHidden/>
              </w:rPr>
            </w:r>
            <w:r w:rsidR="00BC331A">
              <w:rPr>
                <w:noProof/>
                <w:webHidden/>
              </w:rPr>
              <w:fldChar w:fldCharType="separate"/>
            </w:r>
            <w:r w:rsidR="00BC331A">
              <w:rPr>
                <w:noProof/>
                <w:webHidden/>
              </w:rPr>
              <w:t>22</w:t>
            </w:r>
            <w:r w:rsidR="00BC331A">
              <w:rPr>
                <w:noProof/>
                <w:webHidden/>
              </w:rPr>
              <w:fldChar w:fldCharType="end"/>
            </w:r>
          </w:hyperlink>
        </w:p>
        <w:p w14:paraId="15DBAF0C" w14:textId="41AD3592" w:rsidR="00BC331A" w:rsidRDefault="006203B1">
          <w:pPr>
            <w:pStyle w:val="TOC2"/>
            <w:tabs>
              <w:tab w:val="left" w:pos="800"/>
              <w:tab w:val="right" w:leader="dot" w:pos="9062"/>
            </w:tabs>
            <w:rPr>
              <w:rFonts w:cstheme="minorBidi"/>
              <w:smallCaps w:val="0"/>
              <w:noProof/>
              <w:sz w:val="22"/>
              <w:szCs w:val="22"/>
              <w:lang w:eastAsia="en-GB"/>
            </w:rPr>
          </w:pPr>
          <w:hyperlink w:anchor="_Toc11673098" w:history="1">
            <w:r w:rsidR="00BC331A" w:rsidRPr="00AB7A48">
              <w:rPr>
                <w:rStyle w:val="Hyperlink"/>
                <w:noProof/>
              </w:rPr>
              <w:t>6.1</w:t>
            </w:r>
            <w:r w:rsidR="00BC331A">
              <w:rPr>
                <w:rFonts w:cstheme="minorBidi"/>
                <w:smallCaps w:val="0"/>
                <w:noProof/>
                <w:sz w:val="22"/>
                <w:szCs w:val="22"/>
                <w:lang w:eastAsia="en-GB"/>
              </w:rPr>
              <w:tab/>
            </w:r>
            <w:r w:rsidR="00BC331A" w:rsidRPr="00AB7A48">
              <w:rPr>
                <w:rStyle w:val="Hyperlink"/>
                <w:noProof/>
              </w:rPr>
              <w:t>Fits based on 3 concentration points</w:t>
            </w:r>
            <w:r w:rsidR="00BC331A">
              <w:rPr>
                <w:noProof/>
                <w:webHidden/>
              </w:rPr>
              <w:tab/>
            </w:r>
            <w:r w:rsidR="00BC331A">
              <w:rPr>
                <w:noProof/>
                <w:webHidden/>
              </w:rPr>
              <w:fldChar w:fldCharType="begin"/>
            </w:r>
            <w:r w:rsidR="00BC331A">
              <w:rPr>
                <w:noProof/>
                <w:webHidden/>
              </w:rPr>
              <w:instrText xml:space="preserve"> PAGEREF _Toc11673098 \h </w:instrText>
            </w:r>
            <w:r w:rsidR="00BC331A">
              <w:rPr>
                <w:noProof/>
                <w:webHidden/>
              </w:rPr>
            </w:r>
            <w:r w:rsidR="00BC331A">
              <w:rPr>
                <w:noProof/>
                <w:webHidden/>
              </w:rPr>
              <w:fldChar w:fldCharType="separate"/>
            </w:r>
            <w:r w:rsidR="00BC331A">
              <w:rPr>
                <w:noProof/>
                <w:webHidden/>
              </w:rPr>
              <w:t>22</w:t>
            </w:r>
            <w:r w:rsidR="00BC331A">
              <w:rPr>
                <w:noProof/>
                <w:webHidden/>
              </w:rPr>
              <w:fldChar w:fldCharType="end"/>
            </w:r>
          </w:hyperlink>
        </w:p>
        <w:p w14:paraId="27D7220C" w14:textId="3FF4D4E1" w:rsidR="00BC331A" w:rsidRDefault="006203B1">
          <w:pPr>
            <w:pStyle w:val="TOC2"/>
            <w:tabs>
              <w:tab w:val="left" w:pos="800"/>
              <w:tab w:val="right" w:leader="dot" w:pos="9062"/>
            </w:tabs>
            <w:rPr>
              <w:rFonts w:cstheme="minorBidi"/>
              <w:smallCaps w:val="0"/>
              <w:noProof/>
              <w:sz w:val="22"/>
              <w:szCs w:val="22"/>
              <w:lang w:eastAsia="en-GB"/>
            </w:rPr>
          </w:pPr>
          <w:hyperlink w:anchor="_Toc11673099" w:history="1">
            <w:r w:rsidR="00BC331A" w:rsidRPr="00AB7A48">
              <w:rPr>
                <w:rStyle w:val="Hyperlink"/>
                <w:noProof/>
              </w:rPr>
              <w:t>6.2</w:t>
            </w:r>
            <w:r w:rsidR="00BC331A">
              <w:rPr>
                <w:rFonts w:cstheme="minorBidi"/>
                <w:smallCaps w:val="0"/>
                <w:noProof/>
                <w:sz w:val="22"/>
                <w:szCs w:val="22"/>
                <w:lang w:eastAsia="en-GB"/>
              </w:rPr>
              <w:tab/>
            </w:r>
            <w:r w:rsidR="00BC331A" w:rsidRPr="00AB7A48">
              <w:rPr>
                <w:rStyle w:val="Hyperlink"/>
                <w:noProof/>
              </w:rPr>
              <w:t>Assumption of equilibrium</w:t>
            </w:r>
            <w:r w:rsidR="00BC331A">
              <w:rPr>
                <w:noProof/>
                <w:webHidden/>
              </w:rPr>
              <w:tab/>
            </w:r>
            <w:r w:rsidR="00BC331A">
              <w:rPr>
                <w:noProof/>
                <w:webHidden/>
              </w:rPr>
              <w:fldChar w:fldCharType="begin"/>
            </w:r>
            <w:r w:rsidR="00BC331A">
              <w:rPr>
                <w:noProof/>
                <w:webHidden/>
              </w:rPr>
              <w:instrText xml:space="preserve"> PAGEREF _Toc11673099 \h </w:instrText>
            </w:r>
            <w:r w:rsidR="00BC331A">
              <w:rPr>
                <w:noProof/>
                <w:webHidden/>
              </w:rPr>
            </w:r>
            <w:r w:rsidR="00BC331A">
              <w:rPr>
                <w:noProof/>
                <w:webHidden/>
              </w:rPr>
              <w:fldChar w:fldCharType="separate"/>
            </w:r>
            <w:r w:rsidR="00BC331A">
              <w:rPr>
                <w:noProof/>
                <w:webHidden/>
              </w:rPr>
              <w:t>23</w:t>
            </w:r>
            <w:r w:rsidR="00BC331A">
              <w:rPr>
                <w:noProof/>
                <w:webHidden/>
              </w:rPr>
              <w:fldChar w:fldCharType="end"/>
            </w:r>
          </w:hyperlink>
        </w:p>
        <w:p w14:paraId="0341F32A" w14:textId="6ADFD3B6" w:rsidR="00BC331A" w:rsidRDefault="006203B1">
          <w:pPr>
            <w:pStyle w:val="TOC2"/>
            <w:tabs>
              <w:tab w:val="left" w:pos="800"/>
              <w:tab w:val="right" w:leader="dot" w:pos="9062"/>
            </w:tabs>
            <w:rPr>
              <w:rFonts w:cstheme="minorBidi"/>
              <w:smallCaps w:val="0"/>
              <w:noProof/>
              <w:sz w:val="22"/>
              <w:szCs w:val="22"/>
              <w:lang w:eastAsia="en-GB"/>
            </w:rPr>
          </w:pPr>
          <w:hyperlink w:anchor="_Toc11673100" w:history="1">
            <w:r w:rsidR="00BC331A" w:rsidRPr="00AB7A48">
              <w:rPr>
                <w:rStyle w:val="Hyperlink"/>
                <w:noProof/>
              </w:rPr>
              <w:t>6.3</w:t>
            </w:r>
            <w:r w:rsidR="00BC331A">
              <w:rPr>
                <w:rFonts w:cstheme="minorBidi"/>
                <w:smallCaps w:val="0"/>
                <w:noProof/>
                <w:sz w:val="22"/>
                <w:szCs w:val="22"/>
                <w:lang w:eastAsia="en-GB"/>
              </w:rPr>
              <w:tab/>
            </w:r>
            <w:r w:rsidR="00BC331A" w:rsidRPr="00AB7A48">
              <w:rPr>
                <w:rStyle w:val="Hyperlink"/>
                <w:noProof/>
              </w:rPr>
              <w:t>A closer look at the on-target energy landscape</w:t>
            </w:r>
            <w:r w:rsidR="00BC331A">
              <w:rPr>
                <w:noProof/>
                <w:webHidden/>
              </w:rPr>
              <w:tab/>
            </w:r>
            <w:r w:rsidR="00BC331A">
              <w:rPr>
                <w:noProof/>
                <w:webHidden/>
              </w:rPr>
              <w:fldChar w:fldCharType="begin"/>
            </w:r>
            <w:r w:rsidR="00BC331A">
              <w:rPr>
                <w:noProof/>
                <w:webHidden/>
              </w:rPr>
              <w:instrText xml:space="preserve"> PAGEREF _Toc11673100 \h </w:instrText>
            </w:r>
            <w:r w:rsidR="00BC331A">
              <w:rPr>
                <w:noProof/>
                <w:webHidden/>
              </w:rPr>
            </w:r>
            <w:r w:rsidR="00BC331A">
              <w:rPr>
                <w:noProof/>
                <w:webHidden/>
              </w:rPr>
              <w:fldChar w:fldCharType="separate"/>
            </w:r>
            <w:r w:rsidR="00BC331A">
              <w:rPr>
                <w:noProof/>
                <w:webHidden/>
              </w:rPr>
              <w:t>24</w:t>
            </w:r>
            <w:r w:rsidR="00BC331A">
              <w:rPr>
                <w:noProof/>
                <w:webHidden/>
              </w:rPr>
              <w:fldChar w:fldCharType="end"/>
            </w:r>
          </w:hyperlink>
        </w:p>
        <w:p w14:paraId="141A4CB4" w14:textId="75C16EBE" w:rsidR="00BC331A" w:rsidRDefault="006203B1">
          <w:pPr>
            <w:pStyle w:val="TOC2"/>
            <w:tabs>
              <w:tab w:val="left" w:pos="800"/>
              <w:tab w:val="right" w:leader="dot" w:pos="9062"/>
            </w:tabs>
            <w:rPr>
              <w:rFonts w:cstheme="minorBidi"/>
              <w:smallCaps w:val="0"/>
              <w:noProof/>
              <w:sz w:val="22"/>
              <w:szCs w:val="22"/>
              <w:lang w:eastAsia="en-GB"/>
            </w:rPr>
          </w:pPr>
          <w:hyperlink w:anchor="_Toc11673101" w:history="1">
            <w:r w:rsidR="00BC331A" w:rsidRPr="00AB7A48">
              <w:rPr>
                <w:rStyle w:val="Hyperlink"/>
                <w:noProof/>
              </w:rPr>
              <w:t>6.4</w:t>
            </w:r>
            <w:r w:rsidR="00BC331A">
              <w:rPr>
                <w:rFonts w:cstheme="minorBidi"/>
                <w:smallCaps w:val="0"/>
                <w:noProof/>
                <w:sz w:val="22"/>
                <w:szCs w:val="22"/>
                <w:lang w:eastAsia="en-GB"/>
              </w:rPr>
              <w:tab/>
            </w:r>
            <w:r w:rsidR="00BC331A" w:rsidRPr="00AB7A48">
              <w:rPr>
                <w:rStyle w:val="Hyperlink"/>
                <w:noProof/>
              </w:rPr>
              <w:t>Comparison between Cas12 and Cas9</w:t>
            </w:r>
            <w:r w:rsidR="00BC331A">
              <w:rPr>
                <w:noProof/>
                <w:webHidden/>
              </w:rPr>
              <w:tab/>
            </w:r>
            <w:r w:rsidR="00BC331A">
              <w:rPr>
                <w:noProof/>
                <w:webHidden/>
              </w:rPr>
              <w:fldChar w:fldCharType="begin"/>
            </w:r>
            <w:r w:rsidR="00BC331A">
              <w:rPr>
                <w:noProof/>
                <w:webHidden/>
              </w:rPr>
              <w:instrText xml:space="preserve"> PAGEREF _Toc11673101 \h </w:instrText>
            </w:r>
            <w:r w:rsidR="00BC331A">
              <w:rPr>
                <w:noProof/>
                <w:webHidden/>
              </w:rPr>
            </w:r>
            <w:r w:rsidR="00BC331A">
              <w:rPr>
                <w:noProof/>
                <w:webHidden/>
              </w:rPr>
              <w:fldChar w:fldCharType="separate"/>
            </w:r>
            <w:r w:rsidR="00BC331A">
              <w:rPr>
                <w:noProof/>
                <w:webHidden/>
              </w:rPr>
              <w:t>24</w:t>
            </w:r>
            <w:r w:rsidR="00BC331A">
              <w:rPr>
                <w:noProof/>
                <w:webHidden/>
              </w:rPr>
              <w:fldChar w:fldCharType="end"/>
            </w:r>
          </w:hyperlink>
        </w:p>
        <w:p w14:paraId="4FFD62F1" w14:textId="537B313D" w:rsidR="00BC331A" w:rsidRDefault="006203B1">
          <w:pPr>
            <w:pStyle w:val="TOC1"/>
            <w:tabs>
              <w:tab w:val="left" w:pos="400"/>
              <w:tab w:val="right" w:leader="dot" w:pos="9062"/>
            </w:tabs>
            <w:rPr>
              <w:rFonts w:cstheme="minorBidi"/>
              <w:b w:val="0"/>
              <w:bCs w:val="0"/>
              <w:caps w:val="0"/>
              <w:noProof/>
              <w:sz w:val="22"/>
              <w:szCs w:val="22"/>
              <w:lang w:eastAsia="en-GB"/>
            </w:rPr>
          </w:pPr>
          <w:hyperlink w:anchor="_Toc11673102" w:history="1">
            <w:r w:rsidR="00BC331A" w:rsidRPr="00AB7A48">
              <w:rPr>
                <w:rStyle w:val="Hyperlink"/>
                <w:noProof/>
              </w:rPr>
              <w:t>7</w:t>
            </w:r>
            <w:r w:rsidR="00BC331A">
              <w:rPr>
                <w:rFonts w:cstheme="minorBidi"/>
                <w:b w:val="0"/>
                <w:bCs w:val="0"/>
                <w:caps w:val="0"/>
                <w:noProof/>
                <w:sz w:val="22"/>
                <w:szCs w:val="22"/>
                <w:lang w:eastAsia="en-GB"/>
              </w:rPr>
              <w:tab/>
            </w:r>
            <w:r w:rsidR="00BC331A" w:rsidRPr="00AB7A48">
              <w:rPr>
                <w:rStyle w:val="Hyperlink"/>
                <w:noProof/>
              </w:rPr>
              <w:t>Discussion and outlook</w:t>
            </w:r>
            <w:r w:rsidR="00BC331A">
              <w:rPr>
                <w:noProof/>
                <w:webHidden/>
              </w:rPr>
              <w:tab/>
            </w:r>
            <w:r w:rsidR="00BC331A">
              <w:rPr>
                <w:noProof/>
                <w:webHidden/>
              </w:rPr>
              <w:fldChar w:fldCharType="begin"/>
            </w:r>
            <w:r w:rsidR="00BC331A">
              <w:rPr>
                <w:noProof/>
                <w:webHidden/>
              </w:rPr>
              <w:instrText xml:space="preserve"> PAGEREF _Toc11673102 \h </w:instrText>
            </w:r>
            <w:r w:rsidR="00BC331A">
              <w:rPr>
                <w:noProof/>
                <w:webHidden/>
              </w:rPr>
            </w:r>
            <w:r w:rsidR="00BC331A">
              <w:rPr>
                <w:noProof/>
                <w:webHidden/>
              </w:rPr>
              <w:fldChar w:fldCharType="separate"/>
            </w:r>
            <w:r w:rsidR="00BC331A">
              <w:rPr>
                <w:noProof/>
                <w:webHidden/>
              </w:rPr>
              <w:t>26</w:t>
            </w:r>
            <w:r w:rsidR="00BC331A">
              <w:rPr>
                <w:noProof/>
                <w:webHidden/>
              </w:rPr>
              <w:fldChar w:fldCharType="end"/>
            </w:r>
          </w:hyperlink>
        </w:p>
        <w:p w14:paraId="46C9A851" w14:textId="11681DE5" w:rsidR="00BC331A" w:rsidRDefault="006203B1">
          <w:pPr>
            <w:pStyle w:val="TOC1"/>
            <w:tabs>
              <w:tab w:val="left" w:pos="400"/>
              <w:tab w:val="right" w:leader="dot" w:pos="9062"/>
            </w:tabs>
            <w:rPr>
              <w:rFonts w:cstheme="minorBidi"/>
              <w:b w:val="0"/>
              <w:bCs w:val="0"/>
              <w:caps w:val="0"/>
              <w:noProof/>
              <w:sz w:val="22"/>
              <w:szCs w:val="22"/>
              <w:lang w:eastAsia="en-GB"/>
            </w:rPr>
          </w:pPr>
          <w:hyperlink w:anchor="_Toc11673103" w:history="1">
            <w:r w:rsidR="00BC331A" w:rsidRPr="00AB7A48">
              <w:rPr>
                <w:rStyle w:val="Hyperlink"/>
                <w:noProof/>
              </w:rPr>
              <w:t>8</w:t>
            </w:r>
            <w:r w:rsidR="00BC331A">
              <w:rPr>
                <w:rFonts w:cstheme="minorBidi"/>
                <w:b w:val="0"/>
                <w:bCs w:val="0"/>
                <w:caps w:val="0"/>
                <w:noProof/>
                <w:sz w:val="22"/>
                <w:szCs w:val="22"/>
                <w:lang w:eastAsia="en-GB"/>
              </w:rPr>
              <w:tab/>
            </w:r>
            <w:r w:rsidR="00BC331A" w:rsidRPr="00AB7A48">
              <w:rPr>
                <w:rStyle w:val="Hyperlink"/>
                <w:noProof/>
              </w:rPr>
              <w:t>Conclusion</w:t>
            </w:r>
            <w:r w:rsidR="00BC331A">
              <w:rPr>
                <w:noProof/>
                <w:webHidden/>
              </w:rPr>
              <w:tab/>
            </w:r>
            <w:r w:rsidR="00BC331A">
              <w:rPr>
                <w:noProof/>
                <w:webHidden/>
              </w:rPr>
              <w:fldChar w:fldCharType="begin"/>
            </w:r>
            <w:r w:rsidR="00BC331A">
              <w:rPr>
                <w:noProof/>
                <w:webHidden/>
              </w:rPr>
              <w:instrText xml:space="preserve"> PAGEREF _Toc11673103 \h </w:instrText>
            </w:r>
            <w:r w:rsidR="00BC331A">
              <w:rPr>
                <w:noProof/>
                <w:webHidden/>
              </w:rPr>
            </w:r>
            <w:r w:rsidR="00BC331A">
              <w:rPr>
                <w:noProof/>
                <w:webHidden/>
              </w:rPr>
              <w:fldChar w:fldCharType="separate"/>
            </w:r>
            <w:r w:rsidR="00BC331A">
              <w:rPr>
                <w:noProof/>
                <w:webHidden/>
              </w:rPr>
              <w:t>27</w:t>
            </w:r>
            <w:r w:rsidR="00BC331A">
              <w:rPr>
                <w:noProof/>
                <w:webHidden/>
              </w:rPr>
              <w:fldChar w:fldCharType="end"/>
            </w:r>
          </w:hyperlink>
        </w:p>
        <w:p w14:paraId="414B136D" w14:textId="2A3BE48A" w:rsidR="00BC331A" w:rsidRDefault="006203B1">
          <w:pPr>
            <w:pStyle w:val="TOC1"/>
            <w:tabs>
              <w:tab w:val="left" w:pos="400"/>
              <w:tab w:val="right" w:leader="dot" w:pos="9062"/>
            </w:tabs>
            <w:rPr>
              <w:rFonts w:cstheme="minorBidi"/>
              <w:b w:val="0"/>
              <w:bCs w:val="0"/>
              <w:caps w:val="0"/>
              <w:noProof/>
              <w:sz w:val="22"/>
              <w:szCs w:val="22"/>
              <w:lang w:eastAsia="en-GB"/>
            </w:rPr>
          </w:pPr>
          <w:hyperlink w:anchor="_Toc11673104" w:history="1">
            <w:r w:rsidR="00BC331A" w:rsidRPr="00AB7A48">
              <w:rPr>
                <w:rStyle w:val="Hyperlink"/>
                <w:noProof/>
              </w:rPr>
              <w:t>9</w:t>
            </w:r>
            <w:r w:rsidR="00BC331A">
              <w:rPr>
                <w:rFonts w:cstheme="minorBidi"/>
                <w:b w:val="0"/>
                <w:bCs w:val="0"/>
                <w:caps w:val="0"/>
                <w:noProof/>
                <w:sz w:val="22"/>
                <w:szCs w:val="22"/>
                <w:lang w:eastAsia="en-GB"/>
              </w:rPr>
              <w:tab/>
            </w:r>
            <w:r w:rsidR="00BC331A" w:rsidRPr="00AB7A48">
              <w:rPr>
                <w:rStyle w:val="Hyperlink"/>
                <w:noProof/>
              </w:rPr>
              <w:t>Acknowledgements</w:t>
            </w:r>
            <w:r w:rsidR="00BC331A">
              <w:rPr>
                <w:noProof/>
                <w:webHidden/>
              </w:rPr>
              <w:tab/>
            </w:r>
            <w:r w:rsidR="00BC331A">
              <w:rPr>
                <w:noProof/>
                <w:webHidden/>
              </w:rPr>
              <w:fldChar w:fldCharType="begin"/>
            </w:r>
            <w:r w:rsidR="00BC331A">
              <w:rPr>
                <w:noProof/>
                <w:webHidden/>
              </w:rPr>
              <w:instrText xml:space="preserve"> PAGEREF _Toc11673104 \h </w:instrText>
            </w:r>
            <w:r w:rsidR="00BC331A">
              <w:rPr>
                <w:noProof/>
                <w:webHidden/>
              </w:rPr>
            </w:r>
            <w:r w:rsidR="00BC331A">
              <w:rPr>
                <w:noProof/>
                <w:webHidden/>
              </w:rPr>
              <w:fldChar w:fldCharType="separate"/>
            </w:r>
            <w:r w:rsidR="00BC331A">
              <w:rPr>
                <w:noProof/>
                <w:webHidden/>
              </w:rPr>
              <w:t>28</w:t>
            </w:r>
            <w:r w:rsidR="00BC331A">
              <w:rPr>
                <w:noProof/>
                <w:webHidden/>
              </w:rPr>
              <w:fldChar w:fldCharType="end"/>
            </w:r>
          </w:hyperlink>
        </w:p>
        <w:p w14:paraId="78351AEE" w14:textId="25A935C5" w:rsidR="00BC331A" w:rsidRDefault="006203B1">
          <w:pPr>
            <w:pStyle w:val="TOC1"/>
            <w:tabs>
              <w:tab w:val="left" w:pos="600"/>
              <w:tab w:val="right" w:leader="dot" w:pos="9062"/>
            </w:tabs>
            <w:rPr>
              <w:rFonts w:cstheme="minorBidi"/>
              <w:b w:val="0"/>
              <w:bCs w:val="0"/>
              <w:caps w:val="0"/>
              <w:noProof/>
              <w:sz w:val="22"/>
              <w:szCs w:val="22"/>
              <w:lang w:eastAsia="en-GB"/>
            </w:rPr>
          </w:pPr>
          <w:hyperlink w:anchor="_Toc11673105" w:history="1">
            <w:r w:rsidR="00BC331A" w:rsidRPr="00AB7A48">
              <w:rPr>
                <w:rStyle w:val="Hyperlink"/>
                <w:noProof/>
              </w:rPr>
              <w:t>10</w:t>
            </w:r>
            <w:r w:rsidR="00BC331A">
              <w:rPr>
                <w:rFonts w:cstheme="minorBidi"/>
                <w:b w:val="0"/>
                <w:bCs w:val="0"/>
                <w:caps w:val="0"/>
                <w:noProof/>
                <w:sz w:val="22"/>
                <w:szCs w:val="22"/>
                <w:lang w:eastAsia="en-GB"/>
              </w:rPr>
              <w:tab/>
            </w:r>
            <w:r w:rsidR="00BC331A" w:rsidRPr="00AB7A48">
              <w:rPr>
                <w:rStyle w:val="Hyperlink"/>
                <w:noProof/>
              </w:rPr>
              <w:t>Bibliography</w:t>
            </w:r>
            <w:r w:rsidR="00BC331A">
              <w:rPr>
                <w:noProof/>
                <w:webHidden/>
              </w:rPr>
              <w:tab/>
            </w:r>
            <w:r w:rsidR="00BC331A">
              <w:rPr>
                <w:noProof/>
                <w:webHidden/>
              </w:rPr>
              <w:fldChar w:fldCharType="begin"/>
            </w:r>
            <w:r w:rsidR="00BC331A">
              <w:rPr>
                <w:noProof/>
                <w:webHidden/>
              </w:rPr>
              <w:instrText xml:space="preserve"> PAGEREF _Toc11673105 \h </w:instrText>
            </w:r>
            <w:r w:rsidR="00BC331A">
              <w:rPr>
                <w:noProof/>
                <w:webHidden/>
              </w:rPr>
            </w:r>
            <w:r w:rsidR="00BC331A">
              <w:rPr>
                <w:noProof/>
                <w:webHidden/>
              </w:rPr>
              <w:fldChar w:fldCharType="separate"/>
            </w:r>
            <w:r w:rsidR="00BC331A">
              <w:rPr>
                <w:noProof/>
                <w:webHidden/>
              </w:rPr>
              <w:t>30</w:t>
            </w:r>
            <w:r w:rsidR="00BC331A">
              <w:rPr>
                <w:noProof/>
                <w:webHidden/>
              </w:rPr>
              <w:fldChar w:fldCharType="end"/>
            </w:r>
          </w:hyperlink>
        </w:p>
        <w:p w14:paraId="1177F46B" w14:textId="465DE98C" w:rsidR="00BC331A" w:rsidRPr="007A7F2B" w:rsidRDefault="00BC331A" w:rsidP="005625A5">
          <w:pPr>
            <w:spacing w:before="120"/>
          </w:pPr>
          <w:r>
            <w:rPr>
              <w:rFonts w:asciiTheme="majorHAnsi" w:hAnsiTheme="majorHAnsi" w:cstheme="majorHAnsi"/>
              <w:sz w:val="24"/>
              <w:szCs w:val="24"/>
            </w:rPr>
            <w:fldChar w:fldCharType="end"/>
          </w:r>
        </w:p>
      </w:sdtContent>
    </w:sdt>
    <w:p w14:paraId="50AE420A" w14:textId="0AB21ABA" w:rsidR="008E45E4" w:rsidRPr="007A7F2B" w:rsidRDefault="008E45E4">
      <w:pPr>
        <w:rPr>
          <w:smallCaps/>
          <w:color w:val="262626" w:themeColor="text1" w:themeTint="D9"/>
          <w:sz w:val="52"/>
          <w:szCs w:val="52"/>
        </w:rPr>
      </w:pPr>
    </w:p>
    <w:p w14:paraId="668DCC9E" w14:textId="238DFEC1" w:rsidR="001335F5" w:rsidRDefault="001335F5" w:rsidP="001335F5">
      <w:r>
        <w:br w:type="page"/>
      </w:r>
    </w:p>
    <w:p w14:paraId="6B9A0383" w14:textId="77777777" w:rsidR="00E34962" w:rsidRDefault="00E34962" w:rsidP="002C23B3">
      <w:pPr>
        <w:pStyle w:val="Title"/>
        <w:numPr>
          <w:ilvl w:val="0"/>
          <w:numId w:val="0"/>
        </w:numPr>
        <w:ind w:left="432" w:hanging="432"/>
        <w:jc w:val="both"/>
        <w:sectPr w:rsidR="00E34962" w:rsidSect="00E34962">
          <w:pgSz w:w="11906" w:h="16838"/>
          <w:pgMar w:top="1417" w:right="1417" w:bottom="1417" w:left="1417" w:header="708" w:footer="708" w:gutter="0"/>
          <w:pgNumType w:start="0"/>
          <w:cols w:space="708"/>
          <w:titlePg/>
          <w:docGrid w:linePitch="360"/>
        </w:sectPr>
      </w:pPr>
    </w:p>
    <w:p w14:paraId="22062C37" w14:textId="3FBDB372" w:rsidR="00784677" w:rsidRPr="007A7F2B" w:rsidRDefault="00784677" w:rsidP="00F201A2">
      <w:pPr>
        <w:pStyle w:val="Title"/>
      </w:pPr>
      <w:bookmarkStart w:id="3" w:name="_Toc11673073"/>
      <w:bookmarkStart w:id="4" w:name="Introduction"/>
      <w:bookmarkStart w:id="5" w:name="a"/>
      <w:r w:rsidRPr="007A7F2B">
        <w:lastRenderedPageBreak/>
        <w:t>Introduction</w:t>
      </w:r>
      <w:r w:rsidR="00E75309" w:rsidRPr="007A7F2B">
        <w:t xml:space="preserve"> to CRISPR</w:t>
      </w:r>
      <w:r w:rsidRPr="007A7F2B">
        <w:t>:</w:t>
      </w:r>
      <w:bookmarkEnd w:id="3"/>
      <w:r w:rsidRPr="007A7F2B">
        <w:t xml:space="preserve"> </w:t>
      </w:r>
    </w:p>
    <w:p w14:paraId="22B9EEBC" w14:textId="18B5AE64" w:rsidR="00DC5E68" w:rsidRPr="007A7F2B" w:rsidRDefault="00943D26" w:rsidP="0084482A">
      <w:r>
        <w:rPr>
          <w:noProof/>
          <w:lang w:val="en-US"/>
        </w:rPr>
        <w:drawing>
          <wp:anchor distT="0" distB="0" distL="114300" distR="114300" simplePos="0" relativeHeight="251656192" behindDoc="0" locked="0" layoutInCell="1" allowOverlap="1" wp14:anchorId="5F2D3C49" wp14:editId="61D95762">
            <wp:simplePos x="0" y="0"/>
            <wp:positionH relativeFrom="column">
              <wp:posOffset>3397885</wp:posOffset>
            </wp:positionH>
            <wp:positionV relativeFrom="paragraph">
              <wp:posOffset>2696112</wp:posOffset>
            </wp:positionV>
            <wp:extent cx="3093085" cy="2428733"/>
            <wp:effectExtent l="0" t="0" r="0" b="0"/>
            <wp:wrapSquare wrapText="bothSides"/>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3085" cy="2428733"/>
                    </a:xfrm>
                    <a:prstGeom prst="rect">
                      <a:avLst/>
                    </a:prstGeom>
                  </pic:spPr>
                </pic:pic>
              </a:graphicData>
            </a:graphic>
          </wp:anchor>
        </w:drawing>
      </w:r>
      <w:r w:rsidR="007E043F" w:rsidRPr="007A7F2B">
        <w:t>Clustered Regularly Interspaced Palindromic Repeats</w:t>
      </w:r>
      <w:r w:rsidR="00584F82" w:rsidRPr="007A7F2B">
        <w:t xml:space="preserve"> combined with a CRISPR-associated op</w:t>
      </w:r>
      <w:r w:rsidR="002F2FCF">
        <w:t>e</w:t>
      </w:r>
      <w:r w:rsidR="00584F82" w:rsidRPr="007A7F2B">
        <w:t xml:space="preserve">ron, </w:t>
      </w:r>
      <w:r w:rsidR="007E043F" w:rsidRPr="007A7F2B">
        <w:t xml:space="preserve">or better known as </w:t>
      </w:r>
      <w:r w:rsidR="0084482A" w:rsidRPr="007A7F2B">
        <w:t>CRISPR-Cas</w:t>
      </w:r>
      <w:r w:rsidR="007E043F" w:rsidRPr="007A7F2B">
        <w:t>,</w:t>
      </w:r>
      <w:r w:rsidR="0084482A" w:rsidRPr="007A7F2B">
        <w:t xml:space="preserve"> is a </w:t>
      </w:r>
      <w:r w:rsidR="00277CE4" w:rsidRPr="007A7F2B">
        <w:t>well-known</w:t>
      </w:r>
      <w:r w:rsidR="0084482A" w:rsidRPr="007A7F2B">
        <w:t xml:space="preserve"> </w:t>
      </w:r>
      <w:r w:rsidR="00193795" w:rsidRPr="007A7F2B">
        <w:t>biological system</w:t>
      </w:r>
      <w:r w:rsidR="007E043F" w:rsidRPr="007A7F2B">
        <w:t>. E</w:t>
      </w:r>
      <w:r w:rsidR="0084482A" w:rsidRPr="007A7F2B">
        <w:t>specially for the ones working or studying in the field of bio-nanoscience, but also for the general publi</w:t>
      </w:r>
      <w:r w:rsidR="00094856" w:rsidRPr="007A7F2B">
        <w:t>c. The latest example</w:t>
      </w:r>
      <w:r w:rsidR="00BC2C4A">
        <w:t xml:space="preserve"> of CRISPR</w:t>
      </w:r>
      <w:r w:rsidR="00565052" w:rsidRPr="007A7F2B">
        <w:t xml:space="preserve"> that reached the general public</w:t>
      </w:r>
      <w:r w:rsidR="00094856" w:rsidRPr="007A7F2B">
        <w:t xml:space="preserve">: The Chinese researcher He Jiankui of Southern University of Science and Technology in Shenzhen, claimed to have created the world’s first genetically edited </w:t>
      </w:r>
      <w:r w:rsidR="000671EF">
        <w:t xml:space="preserve">germline </w:t>
      </w:r>
      <w:r w:rsidR="00094856" w:rsidRPr="007A7F2B">
        <w:t>using CRISPR-Cas</w:t>
      </w:r>
      <w:r w:rsidR="000671EF">
        <w:t>, that resulted in real born babies</w:t>
      </w:r>
      <w:r w:rsidR="0005104E" w:rsidRPr="007A7F2B">
        <w:t xml:space="preserve"> </w:t>
      </w:r>
      <w:r w:rsidR="00F158D4">
        <w:fldChar w:fldCharType="begin" w:fldLock="1"/>
      </w:r>
      <w:r w:rsidR="00B10E86">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[1]","plainTextFormattedCitation":"[1]","previouslyFormattedCitation":"[1]"},"properties":{"noteIndex":0},"schema":"https://github.com/citation-style-language/schema/raw/master/csl-citation.json"}</w:instrText>
      </w:r>
      <w:r w:rsidR="00F158D4">
        <w:fldChar w:fldCharType="separate"/>
      </w:r>
      <w:r w:rsidR="00FF0C42" w:rsidRPr="00FF0C42">
        <w:rPr>
          <w:noProof/>
        </w:rPr>
        <w:t>[1]</w:t>
      </w:r>
      <w:r w:rsidR="00F158D4">
        <w:fldChar w:fldCharType="end"/>
      </w:r>
      <w:r w:rsidR="0005104E" w:rsidRPr="007A7F2B">
        <w:t xml:space="preserve">. Although most scientists share the opinion that CRISPR-Cas should not be applied to human </w:t>
      </w:r>
      <w:r w:rsidR="00193795" w:rsidRPr="007A7F2B">
        <w:t>germlines</w:t>
      </w:r>
      <w:r w:rsidR="0005104E" w:rsidRPr="007A7F2B">
        <w:t xml:space="preserve"> until it has been extensively tested</w:t>
      </w:r>
      <w:r w:rsidR="00F158D4">
        <w:t xml:space="preserve"> </w:t>
      </w:r>
      <w:r w:rsidR="00F158D4">
        <w:fldChar w:fldCharType="begin" w:fldLock="1"/>
      </w:r>
      <w:r w:rsidR="00B10E86">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[1]","plainTextFormattedCitation":"[1]","previouslyFormattedCitation":"[1]"},"properties":{"noteIndex":0},"schema":"https://github.com/citation-style-language/schema/raw/master/csl-citation.json"}</w:instrText>
      </w:r>
      <w:r w:rsidR="00F158D4">
        <w:fldChar w:fldCharType="separate"/>
      </w:r>
      <w:r w:rsidR="00FF0C42" w:rsidRPr="00FF0C42">
        <w:rPr>
          <w:noProof/>
        </w:rPr>
        <w:t>[1]</w:t>
      </w:r>
      <w:r w:rsidR="00F158D4">
        <w:fldChar w:fldCharType="end"/>
      </w:r>
      <w:r w:rsidR="0005104E" w:rsidRPr="007A7F2B">
        <w:t>, it is a useful toolkit for</w:t>
      </w:r>
      <w:r w:rsidR="00277CE4" w:rsidRPr="007A7F2B">
        <w:t xml:space="preserve"> biotechnology, </w:t>
      </w:r>
      <w:r w:rsidR="0005104E" w:rsidRPr="007A7F2B">
        <w:t xml:space="preserve">experimental </w:t>
      </w:r>
      <w:r w:rsidR="00277CE4" w:rsidRPr="007A7F2B">
        <w:t xml:space="preserve">setups </w:t>
      </w:r>
      <w:r w:rsidR="0005104E" w:rsidRPr="007A7F2B">
        <w:t xml:space="preserve">and clinical medicine. </w:t>
      </w:r>
      <w:r w:rsidR="002C0C44" w:rsidRPr="007A7F2B">
        <w:t xml:space="preserve">It already has been proved to be useful in </w:t>
      </w:r>
      <w:r w:rsidR="00002A75" w:rsidRPr="007A7F2B">
        <w:t xml:space="preserve">multiple biotechnological applications, including the generation of phage resistant dairy cultures </w:t>
      </w:r>
      <w:r w:rsidR="00052CA9" w:rsidRPr="007A7F2B">
        <w:fldChar w:fldCharType="begin" w:fldLock="1"/>
      </w:r>
      <w:r w:rsidR="00B10E86">
        <w:instrText>ADDIN CSL_CITATION {"citationItems":[{"id":"ITEM-1","itemData":{"DOI":"10.1016/j.idairyj.2010.03.012","ISSN":"09586946","abstract":"At least 345 bacteriophages infecting Streptococcus thermophilus starter cultures have been isolated; general characteristics include high thermal resistance, short latent periods and large burst size. Phages with such characteristics are primed to thrive in the cheese making environment, lysing bacterial cultures and generating low-quality fermented products. All S. thermophilus phages isolated to date are members of the Siphoviridae family and the Caudovirales order and appear to constitute a polythetic phage species comprising two large groups, cos- and pac-types, based on the mode of DNA packaging. Comparative analyses have shown that S. thermophilus phage genomes are similarly organized into distinct modular regions and allow the detection of a core genome region. Several PCR-based techniques have been designed to detect them in cheese whey and milk samples. Similar S. thermophilus phages are globally distributed and endemic in specific dairy environments. The biogeography of S. thermophilus phages reinforces their current classification. © 2010 Elsevier Ltd.","author":[{"dropping-particle":"","family":"Quiberoni","given":"Andrea","non-dropping-particle":"","parse-names":false,"suffix":""},{"dropping-particle":"","family":"Moineau","given":"Sylvain","non-dropping-particle":"","parse-names":false,"suffix":""},{"dropping-particle":"","family":"Rousseau","given":"Geneviève M.","non-dropping-particle":"","parse-names":false,"suffix":""},{"dropping-particle":"","family":"Reinheimer","given":"Jorge","non-dropping-particle":"","parse-names":false,"suffix":""},{"dropping-particle":"","family":"Ackermann","given":"Hans Wolfgang","non-dropping-particle":"","parse-names":false,"suffix":""}],"container-title":"International Dairy Journal","id":"ITEM-1","issued":{"date-parts":[["2010"]]},"title":"Streptococcus thermophilus bacteriophages","type":"article"},"uris":["http://www.mendeley.com/documents/?uuid=fc65fa91-8120-4748-84d9-3aaa0cd891df"]}],"mendeley":{"formattedCitation":"[2]","plainTextFormattedCitation":"[2]","previouslyFormattedCitation":"[2]"},"properties":{"noteIndex":0},"schema":"https://github.com/citation-style-language/schema/raw/master/csl-citation.json"}</w:instrText>
      </w:r>
      <w:r w:rsidR="00052CA9" w:rsidRPr="007A7F2B">
        <w:fldChar w:fldCharType="separate"/>
      </w:r>
      <w:r w:rsidR="00FF0C42" w:rsidRPr="00FF0C42">
        <w:rPr>
          <w:noProof/>
        </w:rPr>
        <w:t>[2]</w:t>
      </w:r>
      <w:r w:rsidR="00052CA9" w:rsidRPr="007A7F2B">
        <w:fldChar w:fldCharType="end"/>
      </w:r>
      <w:r w:rsidR="00052CA9" w:rsidRPr="007A7F2B">
        <w:t xml:space="preserve"> and phylogenetic classification of bacterial strains </w:t>
      </w:r>
      <w:r w:rsidR="00052CA9" w:rsidRPr="007A7F2B">
        <w:fldChar w:fldCharType="begin" w:fldLock="1"/>
      </w:r>
      <w:r w:rsidR="00B10E86">
        <w:instrText>ADDIN CSL_CITATION {"citationItems":[{"id":"ITEM-1","itemData":{"DOI":"10.1128/JB.01415-07","ISSN":"00219193","abstract":"Clustered regularly interspaced short palindromic repeats (CRISPR) are hypervariable loci widely distributed in prokaryotes that provide acquired immunity against foreign genetic elements. Here, we characterize a novel Streptococcus thermophilus locus, CRISPR3, and experimentally demonstrate its ability to integrate novel spacers in response to bacteriophage. Also, we analyze CRISPR diversity and activity across three distinct CRISPR loci in several S. thermophilus strains. We show that both CRISPR repeats and cas genes are locus specific and functionally coupled. A total of 124 strains were studied, and 109 unique spacer arrangements were observed across the three CRISPR loci. Overall, 3,626 spacers were analyzed, including 2,829 for CRISPR1 (782 unique), 173 for CRISPR2 (16 unique), and 624 for CRISPR3 (154 unique). Sequence analysis of the spacers revealed homology and identity to phage sequences (77%), plasmid sequences (16%), and S. thermophilus chromosomal sequences (7%). Polymorphisms were observed for the CRISPR repeats, CRISPR spacers, cas genes, CRISPR motif, locus architecture, and specific sequence content. Interestingly, CRISPR loci evolved both via polarized addition of novel spacers after exposure to foreign genetic elements and via internal deletion of spacers. We hypothesize that the level of diversity is correlated with relative CRISPR activity and propose that the activity is highest for CRISPR1, followed by CRISPR3, while CRISPR2 may be degenerate. Globally, the dynamic nature of CRISPR loci might prove valuable for typing and comparative analyses of strains and microbial populations. Also, CRISPRs provide critical insights into the relationships between prokaryotes and their environments, notably the coevolution of host and viral genomes.","author":[{"dropping-particle":"","family":"Horvath","given":"Philippe","non-dropping-particle":"","parse-names":false,"suffix":""},{"dropping-particle":"","family":"Romero","given":"Dennis A.","non-dropping-particle":"","parse-names":false,"suffix":""},{"dropping-particle":"","family":"Coûté-Monvoisin","given":"Anne Claire","non-dropping-particle":"","parse-names":false,"suffix":""},{"dropping-particle":"","family":"Richards","given":"Melissa","non-dropping-particle":"","parse-names":false,"suffix":""},{"dropping-particle":"","family":"Deveau","given":"Hélène","non-dropping-particle":"","parse-names":false,"suffix":""},{"dropping-particle":"","family":"Moineau","given":"Sylvain","non-dropping-particle":"","parse-names":false,"suffix":""},{"dropping-particle":"","family":"Boyaval","given":"Patrick","non-dropping-particle":"","parse-names":false,"suffix":""},{"dropping-particle":"","family":"Fremaux","given":"Christophe","non-dropping-particle":"","parse-names":false,"suffix":""},{"dropping-particle":"","family":"Barrangou","given":"Rodolphe","non-dropping-particle":"","parse-names":false,"suffix":""}],"container-title":"Journal of Bacteriology","id":"ITEM-1","issued":{"date-parts":[["2008"]]},"title":"Diversity, activity, and evolution of CRISPR loci in Streptococcus thermophilus","type":"article-journal"},"uris":["http://www.mendeley.com/documents/?uuid=f86937fe-b3c8-4bf8-b145-7a515ce70614"]}],"mendeley":{"formattedCitation":"[3]","plainTextFormattedCitation":"[3]","previouslyFormattedCitation":"[3]"},"properties":{"noteIndex":0},"schema":"https://github.com/citation-style-language/schema/raw/master/csl-citation.json"}</w:instrText>
      </w:r>
      <w:r w:rsidR="00052CA9" w:rsidRPr="007A7F2B">
        <w:fldChar w:fldCharType="separate"/>
      </w:r>
      <w:r w:rsidR="00FF0C42" w:rsidRPr="00FF0C42">
        <w:rPr>
          <w:noProof/>
        </w:rPr>
        <w:t>[3]</w:t>
      </w:r>
      <w:r w:rsidR="00052CA9" w:rsidRPr="007A7F2B">
        <w:fldChar w:fldCharType="end"/>
      </w:r>
      <w:r w:rsidR="002C0C44" w:rsidRPr="007A7F2B">
        <w:t>.</w:t>
      </w:r>
      <w:r w:rsidR="00052CA9" w:rsidRPr="007A7F2B">
        <w:t xml:space="preserve"> </w:t>
      </w:r>
      <w:r w:rsidR="00C3258F" w:rsidRPr="007A7F2B">
        <w:t>Furthermore</w:t>
      </w:r>
      <w:r w:rsidR="00DC5E68" w:rsidRPr="007A7F2B">
        <w:t xml:space="preserve">, a modified version of the CRISPR-Cas9 system has been used to recruit heterologous domains that can regulate endogenous gene expression or label specific genomic loci in living cells </w:t>
      </w:r>
      <w:r w:rsidR="00DC5E68" w:rsidRPr="007A7F2B">
        <w:fldChar w:fldCharType="begin" w:fldLock="1"/>
      </w:r>
      <w:r w:rsidR="00B10E86">
        <w:instrText>ADDIN CSL_CITATION {"citationItems":[{"id":"ITEM-1","itemData":{"DOI":"10.1038/nbt.2842","ISSN":"1546-1696","PMID":"24584096","abstract":"Targeted genome editing using engineered nucleases has rapidly gone from being a niche technology to a mainstream method used by many biological researchers. This widespread adoption has been largely fueled by the emergence of the clustered, regularly interspaced, short palindromic repeat (CRISPR) technology, an important new approach for generating RNA-guided nucleases, such as Cas9, with customizable specificities. Genome editing mediated by these nucleases has been used to rapidly, easily and efficiently modify endogenous genes in a wide variety of biomedically important cell types and in organisms that have traditionally been challenging to manipulate genetically. Furthermore, a modified version of the CRISPR-Cas9 system has been developed to recruit heterologous domains that can regulate endogenous gene expression or label specific genomic loci in living cells. Although the genome-wide specificities of CRISPR-Cas9 systems remain to be fully defined, the power of these systems to perform targeted, highly efficient alterations of genome sequence and gene expression will undoubtedly transform biological research and spur the development of novel molecular therapeutics for human disease.","author":[{"dropping-particle":"","family":"Sander","given":"Jeffry D","non-dropping-particle":"","parse-names":false,"suffix":""},{"dropping-particle":"","family":"Joung","given":"J Keith","non-dropping-particle":"","parse-names":false,"suffix":""}],"container-title":"Nature biotechnology","id":"ITEM-1","issued":{"date-parts":[["2014"]]},"title":"CRISPR-Cas systems for editing, regulating and targeting genomes.","type":"article-journal"},"uris":["http://www.mendeley.com/documents/?uuid=2dc22d05-7375-4db9-a865-671796448299"]}],"mendeley":{"formattedCitation":"[4]","plainTextFormattedCitation":"[4]","previouslyFormattedCitation":"[4]"},"properties":{"noteIndex":0},"schema":"https://github.com/citation-style-language/schema/raw/master/csl-citation.json"}</w:instrText>
      </w:r>
      <w:r w:rsidR="00DC5E68" w:rsidRPr="007A7F2B">
        <w:fldChar w:fldCharType="separate"/>
      </w:r>
      <w:r w:rsidR="00FF0C42" w:rsidRPr="00FF0C42">
        <w:rPr>
          <w:noProof/>
        </w:rPr>
        <w:t>[4]</w:t>
      </w:r>
      <w:r w:rsidR="00DC5E68" w:rsidRPr="007A7F2B">
        <w:fldChar w:fldCharType="end"/>
      </w:r>
      <w:r w:rsidR="00277CE4" w:rsidRPr="007A7F2B">
        <w:t xml:space="preserve">. </w:t>
      </w:r>
      <w:r w:rsidR="0004650D" w:rsidRPr="007A7F2B">
        <w:t>In other experimental set-ups</w:t>
      </w:r>
      <w:r w:rsidR="0003664E" w:rsidRPr="007A7F2B">
        <w:t xml:space="preserve"> CRISPR-Cas9</w:t>
      </w:r>
      <w:r w:rsidR="00262C82" w:rsidRPr="007A7F2B">
        <w:t xml:space="preserve"> is </w:t>
      </w:r>
      <w:r w:rsidR="0004650D" w:rsidRPr="007A7F2B">
        <w:t xml:space="preserve">for example </w:t>
      </w:r>
      <w:r w:rsidR="00262C82" w:rsidRPr="007A7F2B">
        <w:t xml:space="preserve">used to fluorescently tag specific DNA loci, which is a powerful life-cell-imaging alternative to DNA-FISH </w:t>
      </w:r>
      <w:r w:rsidR="00262C82" w:rsidRPr="007A7F2B">
        <w:fldChar w:fldCharType="begin" w:fldLock="1"/>
      </w:r>
      <w:r w:rsidR="00B10E86">
        <w:instrText>ADDIN CSL_CITATION {"citationItems":[{"id":"ITEM-1","itemData":{"DOI":"10.1016/j.cell.2013.12.001","ISSN":"10974172","abstract":"The spatiotemporal organization and dynamics of chromatin play critical roles in regulating genome function. However, visualizing specific, endogenous genomic loci remains challenging in living cells. Here, we demonstrate such an imaging technique by repurposing the bacterial CRISPR/Cas system. Using an EGFP-tagged endonuclease-deficient Cas9 protein and a structurally optimized small guide (sg) RNA, we show robust imaging of repetitive elements in telomeres and coding genes in living cells. Furthermore, an array of sgRNAs tiling along the target locus enables the visualization of nonrepetitive genomic sequences. Using this method, we have studied telomere dynamics during elongation or disruption, the subnuclear localization of the MUC4 loci, the cohesion of replicated MUC4 loci on sister chromatids, and their dynamic behaviors during mitosis. This CRISPR imaging tool has potential to significantly improve the capacity to study the conformation and dynamics of native chromosomes in living human cells. © 2013 Elsevier Inc.","author":[{"dropping-particle":"","family":"Chen","given":"Baohui","non-dropping-particle":"","parse-names":false,"suffix":""},{"dropping-particle":"","family":"Gilbert","given":"Luke A.","non-dropping-particle":"","parse-names":false,"suffix":""},{"dropping-particle":"","family":"Cimini","given":"Beth A.","non-dropping-particle":"","parse-names":false,"suffix":""},{"dropping-particle":"","family":"Schnitzbauer","given":"Joerg","non-dropping-particle":"","parse-names":false,"suffix":""},{"dropping-particle":"","family":"Zhang","given":"Wei","non-dropping-particle":"","parse-names":false,"suffix":""},{"dropping-particle":"","family":"Li","given":"Gene Wei","non-dropping-particle":"","parse-names":false,"suffix":""},{"dropping-particle":"","family":"Park","given":"Jason","non-dropping-particle":"","parse-names":false,"suffix":""},{"dropping-particle":"","family":"Blackburn","given":"Elizabeth H.","non-dropping-particle":"","parse-names":false,"suffix":""},{"dropping-particle":"","family":"Weissman","given":"Jonathan S.","non-dropping-particle":"","parse-names":false,"suffix":""},{"dropping-particle":"","family":"Qi","given":"Lei S.","non-dropping-particle":"","parse-names":false,"suffix":""},{"dropping-particle":"","family":"Huang","given":"Bo","non-dropping-particle":"","parse-names":false,"suffix":""}],"container-title":"Cell","id":"ITEM-1","issued":{"date-parts":[["2013"]]},"title":"Dynamic imaging of genomic loci in living human cells by an optimized CRISPR/Cas system","type":"article-journal"},"uris":["http://www.mendeley.com/documents/?uuid=8e3414da-c6e2-4b9a-86cf-6a755042ec7f"]}],"mendeley":{"formattedCitation":"[5]","plainTextFormattedCitation":"[5]","previouslyFormattedCitation":"[5]"},"properties":{"noteIndex":0},"schema":"https://github.com/citation-style-language/schema/raw/master/csl-citation.json"}</w:instrText>
      </w:r>
      <w:r w:rsidR="00262C82" w:rsidRPr="007A7F2B">
        <w:fldChar w:fldCharType="separate"/>
      </w:r>
      <w:r w:rsidR="00FF0C42" w:rsidRPr="00FF0C42">
        <w:rPr>
          <w:noProof/>
        </w:rPr>
        <w:t>[5]</w:t>
      </w:r>
      <w:r w:rsidR="00262C82" w:rsidRPr="007A7F2B">
        <w:fldChar w:fldCharType="end"/>
      </w:r>
      <w:r w:rsidR="00262C82" w:rsidRPr="007A7F2B">
        <w:t xml:space="preserve">. </w:t>
      </w:r>
      <w:r w:rsidR="00277CE4" w:rsidRPr="007A7F2B">
        <w:t>Moreover, Cas9 can by injected into fertilized zygotes to generate transgenic animal models</w:t>
      </w:r>
      <w:r w:rsidR="00D865A3">
        <w:t xml:space="preserve"> </w:t>
      </w:r>
      <w:r w:rsidR="00262C82" w:rsidRPr="007A7F2B">
        <w:fldChar w:fldCharType="begin" w:fldLock="1"/>
      </w:r>
      <w:r w:rsidR="00B10E86">
        <w:instrText>ADDIN CSL_CITATION {"citationItems":[{"id":"ITEM-1","itemData":{"DOI":"10.1016/j.cell.2013.04.025","ISSN":"00928674","abstract":"Mice carrying mutations in multiple genes are traditionally generated by sequential recombination in embryonic stem cells and/or time-consuming intercrossing of mice with a single mutation. The CRISPR/Cas system has been adapted as an efficient gene-targeting technology with the potential for multiplexed genome editing. We demonstrate that CRISPR/Cas-mediated gene editing allows the simultaneous disruption of five genes (Tet1, 2, 3, Sry, Uty - 8 alleles) in mouse embryonic stem (ES) cells with high efficiency. Coinjection of Cas9 mRNA and single-guide RNAs (sgRNAs) targeting Tet1 and Tet2 into zygotes generated mice with biallelic mutations in both genes with an efficiency of 80%. Finally, we show that coinjection of Cas9 mRNA/sgRNAs with mutant oligos generated precise point mutations simultaneously in two target genes. Thus, the CRISPR/Cas system allows the one-step generation of animals carrying mutations in multiple genes, an approach that will greatly accelerate the in vivo study of functionally redundant genes and of epistatic gene interactions. © 2013 Elsevier Inc.","author":[{"dropping-particle":"","family":"Wang","given":"Haoyi","non-dropping-particle":"","parse-names":false,"suffix":""},{"dropping-particle":"","family":"Yang","given":"Hui","non-dropping-particle":"","parse-names":false,"suffix":""},{"dropping-particle":"","family":"Shivalila","given":"Chikdu S.","non-dropping-particle":"","parse-names":false,"suffix":""},{"dropping-particle":"","family":"Dawlaty","given":"Meelad M.","non-dropping-particle":"","parse-names":false,"suffix":""},{"dropping-particle":"","family":"Cheng","given":"Albert W.","non-dropping-particle":"","parse-names":false,"suffix":""},{"dropping-particle":"","family":"Zhang","given":"Feng","non-dropping-particle":"","parse-names":false,"suffix":""},{"dropping-particle":"","family":"Jaenisch","given":"Rudolf","non-dropping-particle":"","parse-names":false,"suffix":""}],"container-title":"Cell","id":"ITEM-1","issued":{"date-parts":[["2013"]]},"title":"One-step generation of mice carrying mutations in multiple genes by CRISPR/cas-mediated genome engineering","type":"article-journal"},"uris":["http://www.mendeley.com/documents/?uuid=49cf49ba-5e79-4fa5-b805-dca0b979e123"]},{"id":"ITEM-2","itemData":{"DOI":"10.1038/nbt.2652","ISSN":"1087-0156","abstract":"Nature Biotechnology 31, 684 (2013). doi:10.1038/nbt.2652","author":[{"dropping-particle":"","family":"Li","given":"Wei","non-dropping-particle":"","parse-names":false,"suffix":""},{"dropping-particle":"","family":"Teng","given":"Fei","non-dropping-particle":"","parse-names":false,"suffix":""},{"dropping-particle":"","family":"Li","given":"Tianda","non-dropping-particle":"","parse-names":false,"suffix":""},{"dropping-particle":"","family":"Zhou","given":"Qi","non-dropping-particle":"","parse-names":false,"suffix":""}],"container-title":"Nature Biotechnology","id":"ITEM-2","issued":{"date-parts":[["2013"]]},"title":"Simultaneous generation and germline transmission of multiple gene mutations in rat using CRISPR-Cas systems","type":"article-journal"},"uris":["http://www.mendeley.com/documents/?uuid=0514b2b8-9d86-4b77-baa6-6df17f03184b"]}],"mendeley":{"formattedCitation":"[6,7]","plainTextFormattedCitation":"[6,7]","previouslyFormattedCitation":"[6,7]"},"properties":{"noteIndex":0},"schema":"https://github.com/citation-style-language/schema/raw/master/csl-citation.json"}</w:instrText>
      </w:r>
      <w:r w:rsidR="00262C82" w:rsidRPr="007A7F2B">
        <w:fldChar w:fldCharType="separate"/>
      </w:r>
      <w:r w:rsidR="00FF0C42" w:rsidRPr="00FF0C42">
        <w:rPr>
          <w:noProof/>
        </w:rPr>
        <w:t>[6,7]</w:t>
      </w:r>
      <w:r w:rsidR="00262C82" w:rsidRPr="007A7F2B">
        <w:fldChar w:fldCharType="end"/>
      </w:r>
      <w:r w:rsidR="00277CE4" w:rsidRPr="007A7F2B">
        <w:t>, or it can be used</w:t>
      </w:r>
      <w:r w:rsidR="00262C82" w:rsidRPr="007A7F2B">
        <w:t xml:space="preserve"> for genomic screens by introducing loss-of-function mutations in human cells </w:t>
      </w:r>
      <w:r w:rsidR="00262C82" w:rsidRPr="007A7F2B">
        <w:fldChar w:fldCharType="begin" w:fldLock="1"/>
      </w:r>
      <w:r w:rsidR="00B10E86">
        <w:instrText>ADDIN CSL_CITATION {"citationItems":[{"id":"ITEM-1","itemData":{"DOI":"10.1136/bmjspcare-2011-000063","ISSN":"20454368","abstract":"&lt;p&gt; The bacterial clustered regularly interspaced short palindromic repeats (CRISPR)–Cas9 system for genome editing has greatly expanded the toolbox for mammalian genetics, enabling the rapid generation of isogenic cell lines and mice with modified alleles. Here, we describe a pooled, loss-of-function genetic screening approach suitable for both positive and negative selection that uses a genome-scale lentiviral single-guide RNA (sgRNA) library. sgRNA expression cassettes were stably integrated into the genome, which enabled a complex mutant pool to be tracked by massively parallel sequencing. We used a library containing 73,000 sgRNAs to generate knockout collections and performed screens in two human cell lines. A screen for resistance to the nucleotide analog 6-thioguanine identified all expected members of the DNA mismatch repair pathway, whereas another for the DNA topoisomerase II ( &lt;italic&gt;TOP2A&lt;/italic&gt; ) poison etoposide identified &lt;italic&gt;TOP2A&lt;/italic&gt; , as expected, and also cyclin-dependent kinase 6, &lt;italic&gt;CDK6.&lt;/italic&gt; A negative selection screen for essential genes identified numerous gene sets corresponding to fundamental processes. Last, we show that sgRNA efficiency is associated with specific sequence motifs, enabling the prediction of more effective sgRNAs. Collectively, these results establish Cas9/sgRNA screens as a powerful tool for systematic genetic analysis in mammalian cells. &lt;/p&gt;","author":[{"dropping-particle":"","family":"Wang","given":"Tim","non-dropping-particle":"","parse-names":false,"suffix":""},{"dropping-particle":"","family":"Wei","given":"Jenny J.","non-dropping-particle":"","parse-names":false,"suffix":""},{"dropping-particle":"","family":"Sabatini","given":"David M.","non-dropping-particle":"","parse-names":false,"suffix":""},{"dropping-particle":"","family":"Lander","given":"Eric S.","non-dropping-particle":"","parse-names":false,"suffix":""}],"container-title":"BMJ Supportive and Palliative Care","id":"ITEM-1","issued":{"date-parts":[["2012"]]},"title":"Genetic screens in human cells using the CRISPR-Cas9 system","type":"article-journal"},"uris":["http://www.mendeley.com/documents/?uuid=1456a942-96b8-4ca2-a5a2-19c3730f4f94"]},{"id":"ITEM-2","itemData":{"DOI":"10.1126/science.1247005","ISSN":"10959203","abstract":"&lt;p&gt; The simplicity of programming the CRISPR (clustered regularly interspaced short palindromic repeats)–associated nuclease Cas9 to modify specific genomic loci suggests a new way to interrogate gene function on a genome-wide scale. We show that lentiviral delivery of a genome-scale CRISPR-Cas9 knockout (GeCKO) library targeting 18,080 genes with 64,751 unique guide sequences enables both negative and positive selection screening in human cells. First, we used the GeCKO library to identify genes essential for cell viability in cancer and pluripotent stem cells. Next, in a melanoma model, we screened for genes whose loss is involved in resistance to vemurafenib, a therapeutic RAF inhibitor. Our highest-ranking candidates include previously validated genes &lt;italic&gt;NF1&lt;/italic&gt; and &lt;italic&gt;MED12&lt;/italic&gt; , as well as novel hits &lt;italic&gt;NF2&lt;/italic&gt; , &lt;italic&gt;CUL3&lt;/italic&gt; , &lt;italic&gt;TADA2B&lt;/italic&gt; , and &lt;italic&gt;TADA1.&lt;/italic&gt; We observe a high level of consistency between independent guide RNAs targeting the same gene and a high rate of hit confirmation, demonstrating the promise of genome-scale screening with Cas9. &lt;/p&gt;","author":[{"dropping-particle":"","family":"Shalem","given":"Ophir","non-dropping-particle":"","parse-names":false,"suffix":""},{"dropping-particle":"","family":"Sanjana","given":"Neville E.","non-dropping-particle":"","parse-names":false,"suffix":""},{"dropping-particle":"","family":"Hartenian","given":"Ella","non-dropping-particle":"","parse-names":false,"suffix":""},{"dropping-particle":"","family":"Shi","given":"Xi","non-dropping-particle":"","parse-names":false,"suffix":""},{"dropping-particle":"","family":"Scott","given":"David A.","non-dropping-particle":"","parse-names":false,"suffix":""},{"dropping-particle":"","family":"Mikkelsen","given":"Tarjei S.","non-dropping-particle":"","parse-names":false,"suffix":""},{"dropping-particle":"","family":"Heckl","given":"Dirk","non-dropping-particle":"","parse-names":false,"suffix":""},{"dropping-particle":"","family":"Ebert","given":"Benjamin L.","non-dropping-particle":"","parse-names":false,"suffix":""},{"dropping-particle":"","family":"Root","given":"David E.","non-dropping-particle":"","parse-names":false,"suffix":""},{"dropping-particle":"","family":"Doench","given":"John G.","non-dropping-particle":"","parse-names":false,"suffix":""},{"dropping-particle":"","family":"Zhang","given":"Feng","non-dropping-particle":"","parse-names":false,"suffix":""}],"container-title":"Science","id":"ITEM-2","issued":{"date-parts":[["2014"]]},"title":"Genome-scale CRISPR-Cas9 knockout screening in human cells","type":"article-journal"},"uris":["http://www.mendeley.com/documents/?uuid=8a4dbe2d-efd1-42b4-a291-2bfc6140f254"]}],"mendeley":{"formattedCitation":"[8,9]","plainTextFormattedCitation":"[8,9]","previouslyFormattedCitation":"[8,9]"},"properties":{"noteIndex":0},"schema":"https://github.com/citation-style-language/schema/raw/master/csl-citation.json"}</w:instrText>
      </w:r>
      <w:r w:rsidR="00262C82" w:rsidRPr="007A7F2B">
        <w:fldChar w:fldCharType="separate"/>
      </w:r>
      <w:r w:rsidR="00FF0C42" w:rsidRPr="00FF0C42">
        <w:rPr>
          <w:noProof/>
        </w:rPr>
        <w:t>[8,9]</w:t>
      </w:r>
      <w:r w:rsidR="00262C82" w:rsidRPr="007A7F2B">
        <w:fldChar w:fldCharType="end"/>
      </w:r>
      <w:r w:rsidR="00262C82" w:rsidRPr="007A7F2B">
        <w:t xml:space="preserve">. </w:t>
      </w:r>
      <w:r w:rsidR="0003664E" w:rsidRPr="007A7F2B">
        <w:t xml:space="preserve">An example of a </w:t>
      </w:r>
      <w:r w:rsidR="00262C82" w:rsidRPr="007A7F2B">
        <w:t>medical application</w:t>
      </w:r>
      <w:r w:rsidR="0003664E" w:rsidRPr="007A7F2B">
        <w:t xml:space="preserve"> is that it has b</w:t>
      </w:r>
      <w:r w:rsidR="00262C82" w:rsidRPr="007A7F2B">
        <w:t xml:space="preserve">een used to </w:t>
      </w:r>
      <w:r w:rsidR="00A87741" w:rsidRPr="007A7F2B">
        <w:t xml:space="preserve">create antibiotics whose spectrum of activity is chosen by design </w:t>
      </w:r>
      <w:r w:rsidR="007B31D6" w:rsidRPr="007A7F2B">
        <w:fldChar w:fldCharType="begin" w:fldLock="1"/>
      </w:r>
      <w:r w:rsidR="00B10E86">
        <w:instrText>ADDIN CSL_CITATION {"citationItems":[{"id":"ITEM-1","itemData":{"DOI":"10.1038/nbt.3011","ISSN":"15461696","abstract":"Current antibiotics tend to be broad spectrum, leading to indiscriminate killing of commensal bacteria and accelerated evolution of drug resistance. Here, we use CRISPR-Cas technology to create antimicrobials whose spectrum of activity is chosen by design. RNA-guided nucleases (RGNs) targeting specific DNA sequences are delivered efficiently to microbial populations using bacteriophage or bacteria carrying plasmids transmissible by conjugation. The DNA targets of RGNs can be undesirable genes or polymorphisms, including antibiotic resistance and virulence determinants in carbapenem-resistant Enterobacteriaceae and enterohemorrhagic Escherichia coli. Delivery of RGNs significantly improves survival in a Galleria mellonella infection model. We also show that RGNs enable modulation of complex bacterial populations by selective knockdown of targeted strains based on genetic signatures. RGNs constitute a class of highly discriminatory, customizable antimicrobials that enact selective pressure at the DNA level to reduce the prevalence of undesired genes, minimize off-target effects and enable programmable remodeling of microbiota.","author":[{"dropping-particle":"","family":"Citorik","given":"Robert J.","non-dropping-particle":"","parse-names":false,"suffix":""},{"dropping-particle":"","family":"Mimee","given":"Mark","non-dropping-particle":"","parse-names":false,"suffix":""},{"dropping-particle":"","family":"Lu","given":"Timothy K.","non-dropping-particle":"","parse-names":false,"suffix":""}],"container-title":"Nature Biotechnology","id":"ITEM-1","issued":{"date-parts":[["2014"]]},"title":"Sequence-specific antimicrobials using efficiently delivered RNA-guided nucleases","type":"article-journal"},"uris":["http://www.mendeley.com/documents/?uuid=c88b6d29-d34b-4965-9292-2af0b91d267b"]}],"mendeley":{"formattedCitation":"[10]","plainTextFormattedCitation":"[10]","previouslyFormattedCitation":"[10]"},"properties":{"noteIndex":0},"schema":"https://github.com/citation-style-language/schema/raw/master/csl-citation.json"}</w:instrText>
      </w:r>
      <w:r w:rsidR="007B31D6" w:rsidRPr="007A7F2B">
        <w:fldChar w:fldCharType="separate"/>
      </w:r>
      <w:r w:rsidR="00FF0C42" w:rsidRPr="00FF0C42">
        <w:rPr>
          <w:noProof/>
        </w:rPr>
        <w:t>[10]</w:t>
      </w:r>
      <w:r w:rsidR="007B31D6" w:rsidRPr="007A7F2B">
        <w:fldChar w:fldCharType="end"/>
      </w:r>
      <w:r w:rsidR="007B31D6" w:rsidRPr="007A7F2B">
        <w:t>.</w:t>
      </w:r>
    </w:p>
    <w:p w14:paraId="632688E0" w14:textId="45581E9C" w:rsidR="00565052" w:rsidRPr="007A7F2B" w:rsidRDefault="00565052" w:rsidP="00584F82">
      <w:pPr>
        <w:pStyle w:val="Heading1"/>
      </w:pPr>
      <w:bookmarkStart w:id="6" w:name="_Toc11083544"/>
      <w:bookmarkStart w:id="7" w:name="_Ref11672276"/>
      <w:bookmarkStart w:id="8" w:name="_Ref11672281"/>
      <w:bookmarkStart w:id="9" w:name="_Toc11673055"/>
      <w:bookmarkStart w:id="10" w:name="_Toc11673074"/>
      <w:r w:rsidRPr="007A7F2B">
        <w:t xml:space="preserve">The </w:t>
      </w:r>
      <w:r w:rsidR="00587635" w:rsidRPr="007A7F2B">
        <w:t>biology</w:t>
      </w:r>
      <w:r w:rsidRPr="007A7F2B">
        <w:t xml:space="preserve"> of CRISPR-Cas</w:t>
      </w:r>
      <w:bookmarkEnd w:id="6"/>
      <w:bookmarkEnd w:id="7"/>
      <w:bookmarkEnd w:id="8"/>
      <w:bookmarkEnd w:id="9"/>
      <w:bookmarkEnd w:id="10"/>
    </w:p>
    <w:p w14:paraId="16CDBE3B" w14:textId="415C68F0" w:rsidR="007B31D6" w:rsidRPr="007A7F2B" w:rsidRDefault="00BC2C4A" w:rsidP="007B31D6">
      <w:r>
        <w:t xml:space="preserve">The first paragraph showed </w:t>
      </w:r>
      <w:r w:rsidR="007B31D6" w:rsidRPr="007A7F2B">
        <w:t>that CRISPR</w:t>
      </w:r>
      <w:r w:rsidR="0004650D" w:rsidRPr="007A7F2B">
        <w:t>-Cas</w:t>
      </w:r>
      <w:r w:rsidR="007B31D6" w:rsidRPr="007A7F2B">
        <w:t xml:space="preserve"> is a widely used gene-editing tool. But how does it exactly work? CRISPR-Cas is originally a </w:t>
      </w:r>
      <w:r w:rsidR="00291C32" w:rsidRPr="007A7F2B">
        <w:t>defen</w:t>
      </w:r>
      <w:r>
        <w:t>ce</w:t>
      </w:r>
      <w:r w:rsidR="00291C32" w:rsidRPr="007A7F2B">
        <w:t xml:space="preserve"> mechanism</w:t>
      </w:r>
      <w:r w:rsidR="007B31D6" w:rsidRPr="007A7F2B">
        <w:t xml:space="preserve"> in bacteria, where it is part of the immune system against viruses. It recognises the viral DNA of the invader and degrades it.</w:t>
      </w:r>
    </w:p>
    <w:p w14:paraId="2A558702" w14:textId="0364118D" w:rsidR="00160514" w:rsidRPr="007A7F2B" w:rsidRDefault="00943D26" w:rsidP="007B31D6">
      <w:r>
        <w:rPr>
          <w:noProof/>
          <w:lang w:val="en-US"/>
        </w:rPr>
        <mc:AlternateContent>
          <mc:Choice Requires="wps">
            <w:drawing>
              <wp:anchor distT="0" distB="0" distL="114300" distR="114300" simplePos="0" relativeHeight="251657216" behindDoc="0" locked="0" layoutInCell="1" allowOverlap="1" wp14:anchorId="2324FD1C" wp14:editId="69FA42A2">
                <wp:simplePos x="0" y="0"/>
                <wp:positionH relativeFrom="column">
                  <wp:posOffset>3397885</wp:posOffset>
                </wp:positionH>
                <wp:positionV relativeFrom="paragraph">
                  <wp:posOffset>751777</wp:posOffset>
                </wp:positionV>
                <wp:extent cx="3093085" cy="23237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93085" cy="232375"/>
                        </a:xfrm>
                        <a:prstGeom prst="rect">
                          <a:avLst/>
                        </a:prstGeom>
                        <a:solidFill>
                          <a:prstClr val="white"/>
                        </a:solidFill>
                        <a:ln>
                          <a:noFill/>
                        </a:ln>
                      </wps:spPr>
                      <wps:txbx>
                        <w:txbxContent>
                          <w:p w14:paraId="42371A6D" w14:textId="468D66EC" w:rsidR="006203B1" w:rsidRPr="004945EE" w:rsidRDefault="006203B1" w:rsidP="00160514">
                            <w:pPr>
                              <w:pStyle w:val="Caption"/>
                              <w:jc w:val="center"/>
                              <w:rPr>
                                <w:smallCaps/>
                                <w:noProof/>
                                <w:spacing w:val="5"/>
                              </w:rPr>
                            </w:pPr>
                            <w:bookmarkStart w:id="11" w:name="_Ref8722429"/>
                            <w:r>
                              <w:t xml:space="preserve">Figure </w:t>
                            </w:r>
                            <w:fldSimple w:instr=" SEQ Figure \* ARABIC ">
                              <w:r>
                                <w:rPr>
                                  <w:noProof/>
                                </w:rPr>
                                <w:t>1</w:t>
                              </w:r>
                            </w:fldSimple>
                            <w:bookmarkEnd w:id="11"/>
                            <w:r>
                              <w:t xml:space="preserve">: The Lytic cycle </w:t>
                            </w:r>
                            <w:r>
                              <w:fldChar w:fldCharType="begin" w:fldLock="1"/>
                            </w:r>
                            <w:r>
                              <w:instrText>ADDIN CSL_CITATION {"citationItems":[{"id":"ITEM-1","itemData":{"URL":"http://slideplayer.com/slide/9308462/","accessed":{"date-parts":[["2019","5","29"]]},"author":[{"dropping-particle":"","family":"Brenda Harris","given":"","non-dropping-particle":"","parse-names":false,"suffix":""}],"id":"ITEM-1","issued":{"date-parts":[["0"]]},"title":"Viral Cycles: Lytic Lysogenic","type":"webpage"},"uris":["http://www.mendeley.com/documents/?uuid=e7d4faee-aefd-41a5-868b-a14065f742d4"]}],"mendeley":{"formattedCitation":"[34]","plainTextFormattedCitation":"[34]","previouslyFormattedCitation":"[33]"},"properties":{"noteIndex":0},"schema":"https://github.com/citation-style-language/schema/raw/master/csl-citation.json"}</w:instrText>
                            </w:r>
                            <w:r>
                              <w:fldChar w:fldCharType="separate"/>
                            </w:r>
                            <w:r w:rsidRPr="00962348">
                              <w:rPr>
                                <w:b w:val="0"/>
                                <w:noProof/>
                              </w:rPr>
                              <w:t>[34]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324FD1C" id="_x0000_t202" coordsize="21600,21600" o:spt="202" path="m0,0l0,21600,21600,21600,21600,0xe">
                <v:stroke joinstyle="miter"/>
                <v:path gradientshapeok="t" o:connecttype="rect"/>
              </v:shapetype>
              <v:shape id="Text Box 4" o:spid="_x0000_s1026" type="#_x0000_t202" style="position:absolute;left:0;text-align:left;margin-left:267.55pt;margin-top:59.2pt;width:243.55pt;height:18.3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" stroked="f">
                <v:textbox inset="0,0,0,0">
                  <w:txbxContent>
                    <w:p w14:paraId="42371A6D" w14:textId="468D66EC" w:rsidR="006203B1" w:rsidRPr="004945EE" w:rsidRDefault="006203B1" w:rsidP="00160514">
                      <w:pPr>
                        <w:pStyle w:val="Caption"/>
                        <w:jc w:val="center"/>
                        <w:rPr>
                          <w:smallCaps/>
                          <w:noProof/>
                          <w:spacing w:val="5"/>
                        </w:rPr>
                      </w:pPr>
                      <w:bookmarkStart w:id="12" w:name="_Ref8722429"/>
                      <w:r>
                        <w:t xml:space="preserve">Figure </w:t>
                      </w:r>
                      <w:fldSimple w:instr=" SEQ Figure \* ARABIC ">
                        <w:r>
                          <w:rPr>
                            <w:noProof/>
                          </w:rPr>
                          <w:t>1</w:t>
                        </w:r>
                      </w:fldSimple>
                      <w:bookmarkEnd w:id="12"/>
                      <w:r>
                        <w:t xml:space="preserve">: The Lytic cycle </w:t>
                      </w:r>
                      <w:r>
                        <w:fldChar w:fldCharType="begin" w:fldLock="1"/>
                      </w:r>
                      <w:r>
                        <w:instrText>ADDIN CSL_CITATION {"citationItems":[{"id":"ITEM-1","itemData":{"URL":"http://slideplayer.com/slide/9308462/","accessed":{"date-parts":[["2019","5","29"]]},"author":[{"dropping-particle":"","family":"Brenda Harris","given":"","non-dropping-particle":"","parse-names":false,"suffix":""}],"id":"ITEM-1","issued":{"date-parts":[["0"]]},"title":"Viral Cycles: Lytic Lysogenic","type":"webpage"},"uris":["http://www.mendeley.com/documents/?uuid=e7d4faee-aefd-41a5-868b-a14065f742d4"]}],"mendeley":{"formattedCitation":"[34]","plainTextFormattedCitation":"[34]","previouslyFormattedCitation":"[33]"},"properties":{"noteIndex":0},"schema":"https://github.com/citation-style-language/schema/raw/master/csl-citation.json"}</w:instrText>
                      </w:r>
                      <w:r>
                        <w:fldChar w:fldCharType="separate"/>
                      </w:r>
                      <w:r w:rsidRPr="00962348">
                        <w:rPr>
                          <w:b w:val="0"/>
                          <w:noProof/>
                        </w:rPr>
                        <w:t>[34]</w:t>
                      </w:r>
                      <w:r>
                        <w:fldChar w:fldCharType="end"/>
                      </w:r>
                    </w:p>
                  </w:txbxContent>
                </v:textbox>
                <w10:wrap type="square"/>
              </v:shape>
            </w:pict>
          </mc:Fallback>
        </mc:AlternateContent>
      </w:r>
      <w:r w:rsidR="0003664E" w:rsidRPr="007A7F2B">
        <w:t>CRISPR-Cas intervenes with the l</w:t>
      </w:r>
      <w:r w:rsidR="00B548E1" w:rsidRPr="007A7F2B">
        <w:t>ytic cycle of the virus</w:t>
      </w:r>
      <w:r w:rsidR="00BC2C4A">
        <w:t xml:space="preserve">. In the lytic cycle </w:t>
      </w:r>
      <w:r w:rsidR="0004650D" w:rsidRPr="007A7F2B">
        <w:t>the virus</w:t>
      </w:r>
      <w:r w:rsidR="00B548E1" w:rsidRPr="007A7F2B">
        <w:t xml:space="preserve"> injects its DNA in the bacterium, </w:t>
      </w:r>
      <w:r w:rsidR="0004650D" w:rsidRPr="007A7F2B">
        <w:t>in order to get its DNA replicated</w:t>
      </w:r>
      <w:r w:rsidR="00B548E1" w:rsidRPr="007A7F2B">
        <w:t xml:space="preserve">. </w:t>
      </w:r>
      <w:r w:rsidR="0004650D" w:rsidRPr="007A7F2B">
        <w:t>A new virus will form around</w:t>
      </w:r>
      <w:r w:rsidR="00B548E1" w:rsidRPr="007A7F2B">
        <w:t xml:space="preserve"> each replica</w:t>
      </w:r>
      <w:r w:rsidR="0004650D" w:rsidRPr="007A7F2B">
        <w:t xml:space="preserve">, </w:t>
      </w:r>
      <w:r w:rsidR="00B548E1" w:rsidRPr="007A7F2B">
        <w:t xml:space="preserve">using components </w:t>
      </w:r>
      <w:r w:rsidR="0003664E" w:rsidRPr="007A7F2B">
        <w:t>produced</w:t>
      </w:r>
      <w:r w:rsidR="00C10006">
        <w:t xml:space="preserve"> by</w:t>
      </w:r>
      <w:r w:rsidR="00B548E1" w:rsidRPr="007A7F2B">
        <w:t xml:space="preserve"> the bacterium</w:t>
      </w:r>
      <w:r w:rsidR="00E46FF4" w:rsidRPr="007A7F2B">
        <w:t xml:space="preserve">. This continues </w:t>
      </w:r>
      <w:r w:rsidR="002311D2">
        <w:t>un</w:t>
      </w:r>
      <w:r w:rsidR="002311D2" w:rsidRPr="007A7F2B">
        <w:t>til</w:t>
      </w:r>
      <w:r w:rsidR="00E46FF4" w:rsidRPr="007A7F2B">
        <w:t xml:space="preserve"> the bacterium bursts open and releases the </w:t>
      </w:r>
      <w:r w:rsidR="00A6254E" w:rsidRPr="007A7F2B">
        <w:t xml:space="preserve">newly formed </w:t>
      </w:r>
      <w:r w:rsidR="00E46FF4" w:rsidRPr="007A7F2B">
        <w:t>viruses into the surroundings</w:t>
      </w:r>
      <w:r w:rsidR="00160514" w:rsidRPr="007A7F2B">
        <w:t xml:space="preserve"> (See </w:t>
      </w:r>
      <w:r w:rsidR="00895CE2" w:rsidRPr="007A7F2B">
        <w:fldChar w:fldCharType="begin"/>
      </w:r>
      <w:r w:rsidR="00895CE2" w:rsidRPr="007A7F2B">
        <w:instrText xml:space="preserve"> REF _Ref8722429 \h </w:instrText>
      </w:r>
      <w:r w:rsidR="00895CE2" w:rsidRPr="007A7F2B">
        <w:fldChar w:fldCharType="separate"/>
      </w:r>
      <w:r w:rsidR="00985334">
        <w:t xml:space="preserve">Figure </w:t>
      </w:r>
      <w:r w:rsidR="00985334">
        <w:rPr>
          <w:noProof/>
        </w:rPr>
        <w:t>1</w:t>
      </w:r>
      <w:r w:rsidR="00895CE2" w:rsidRPr="007A7F2B">
        <w:fldChar w:fldCharType="end"/>
      </w:r>
      <w:r w:rsidR="00160514" w:rsidRPr="007A7F2B">
        <w:t xml:space="preserve">). </w:t>
      </w:r>
    </w:p>
    <w:p w14:paraId="19BF9DDB" w14:textId="43D94088" w:rsidR="00291C32" w:rsidRPr="007A7F2B" w:rsidRDefault="0004650D" w:rsidP="00291C32">
      <w:pPr>
        <w:spacing w:after="0"/>
      </w:pPr>
      <w:r w:rsidRPr="007A7F2B">
        <w:t xml:space="preserve">So CRISPR-Cas prevents above described process from happening by degrading the viral DNA. </w:t>
      </w:r>
      <w:r w:rsidR="00160514" w:rsidRPr="007A7F2B">
        <w:t>But how does</w:t>
      </w:r>
      <w:r w:rsidR="00A6254E" w:rsidRPr="007A7F2B">
        <w:t xml:space="preserve"> CRISPR-Cas</w:t>
      </w:r>
      <w:r w:rsidR="00160514" w:rsidRPr="007A7F2B">
        <w:t xml:space="preserve"> recognises this viral DNA?</w:t>
      </w:r>
      <w:r w:rsidR="00827A18" w:rsidRPr="007A7F2B">
        <w:t xml:space="preserve"> CRISPR-Cas </w:t>
      </w:r>
      <w:r w:rsidR="00193795" w:rsidRPr="007A7F2B">
        <w:t xml:space="preserve">is an </w:t>
      </w:r>
      <w:r w:rsidR="00827A18" w:rsidRPr="007A7F2B">
        <w:t>adaptive immune system</w:t>
      </w:r>
      <w:r w:rsidR="00193795" w:rsidRPr="007A7F2B">
        <w:t xml:space="preserve"> that</w:t>
      </w:r>
      <w:r w:rsidR="00827A18" w:rsidRPr="007A7F2B">
        <w:t xml:space="preserve"> store</w:t>
      </w:r>
      <w:r w:rsidR="00193795" w:rsidRPr="007A7F2B">
        <w:t>s</w:t>
      </w:r>
      <w:r w:rsidR="00827A18" w:rsidRPr="007A7F2B">
        <w:t xml:space="preserve"> memory of past infections </w:t>
      </w:r>
      <w:r w:rsidR="00073FFC" w:rsidRPr="007A7F2B">
        <w:fldChar w:fldCharType="begin" w:fldLock="1"/>
      </w:r>
      <w:r w:rsidR="00B10E86">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[11]","plainTextFormattedCitation":"[11]","previouslyFormattedCitation":"[11]"},"properties":{"noteIndex":0},"schema":"https://github.com/citation-style-language/schema/raw/master/csl-citation.json"}</w:instrText>
      </w:r>
      <w:r w:rsidR="00073FFC" w:rsidRPr="007A7F2B">
        <w:fldChar w:fldCharType="separate"/>
      </w:r>
      <w:r w:rsidR="00FF0C42" w:rsidRPr="00FF0C42">
        <w:rPr>
          <w:noProof/>
        </w:rPr>
        <w:t>[11]</w:t>
      </w:r>
      <w:r w:rsidR="00073FFC" w:rsidRPr="007A7F2B">
        <w:fldChar w:fldCharType="end"/>
      </w:r>
      <w:r w:rsidR="00827A18" w:rsidRPr="007A7F2B">
        <w:t>. This is done in the CRISPR array, a genomic locus which is composed  of alternating identical repeats and unique spacers. These spacers are pieces of DNA that are identical to the vir</w:t>
      </w:r>
      <w:r w:rsidR="0003664E" w:rsidRPr="007A7F2B">
        <w:t>al</w:t>
      </w:r>
      <w:r w:rsidR="00827A18" w:rsidRPr="007A7F2B">
        <w:t xml:space="preserve"> DNA </w:t>
      </w:r>
      <w:r w:rsidR="00827A18" w:rsidRPr="007A7F2B">
        <w:fldChar w:fldCharType="begin" w:fldLock="1"/>
      </w:r>
      <w:r w:rsidR="00B10E86">
        <w:instrText>ADDIN CSL_CITATION {"citationItems":[{"id":"ITEM-1","itemData":{"DOI":"10.1126/science.1138140","ISSN":"00368075","abstract":"Clustered regularly interspaced short palindromic repeats (CRISPR) are a distinctive feature of the genomes of most Bacteria and Archaea and are thought to be involved in resistance to bacteriophages. We found that, after viral challenge, bacteria integrated new spacers derived from phage genomic sequences. Removal or addition of particular spacers modified the phage-resistance phenotype of the cell. Thus, CRISPR, together with associated cas genes, provided resistance against phages, and resistance specificity is determined by spacer-phage sequence similarity.","author":[{"dropping-particle":"","family":"Barrangou","given":"Rodolphe","non-dropping-particle":"","parse-names":false,"suffix":""},{"dropping-particle":"","family":"Fremaux","given":"Christophe","non-dropping-particle":"","parse-names":false,"suffix":""},{"dropping-particle":"","family":"Deveau","given":"Hélène","non-dropping-particle":"","parse-names":false,"suffix":""},{"dropping-particle":"","family":"Richards","given":"Melissa","non-dropping-particle":"","parse-names":false,"suffix":""},{"dropping-particle":"","family":"Boyaval","given":"Patrick","non-dropping-particle":"","parse-names":false,"suffix":""},{"dropping-particle":"","family":"Moineau","given":"Sylvain","non-dropping-particle":"","parse-names":false,"suffix":""},{"dropping-particle":"","family":"Romero","given":"Dennis A.","non-dropping-particle":"","parse-names":false,"suffix":""},{"dropping-particle":"","family":"Horvath","given":"Philippe","non-dropping-particle":"","parse-names":false,"suffix":""}],"container-title":"Science","id":"ITEM-1","issued":{"date-parts":[["2007"]]},"title":"CRISPR provides acquired resistance against viruses in prokaryotes","type":"article-journal"},"uris":["http://www.mendeley.com/documents/?uuid=2766309c-a659-416b-8968-7d0cdc879865"]}],"mendeley":{"formattedCitation":"[12]","plainTextFormattedCitation":"[12]","previouslyFormattedCitation":"[12]"},"properties":{"noteIndex":0},"schema":"https://github.com/citation-style-language/schema/raw/master/csl-citation.json"}</w:instrText>
      </w:r>
      <w:r w:rsidR="00827A18" w:rsidRPr="007A7F2B">
        <w:fldChar w:fldCharType="separate"/>
      </w:r>
      <w:r w:rsidR="00FF0C42" w:rsidRPr="00FF0C42">
        <w:rPr>
          <w:noProof/>
        </w:rPr>
        <w:t>[12]</w:t>
      </w:r>
      <w:r w:rsidR="00827A18" w:rsidRPr="007A7F2B">
        <w:fldChar w:fldCharType="end"/>
      </w:r>
      <w:r w:rsidR="00827A18" w:rsidRPr="007A7F2B">
        <w:t>.</w:t>
      </w:r>
      <w:r w:rsidR="00073FFC" w:rsidRPr="007A7F2B">
        <w:t xml:space="preserve"> In front of this CRISPR array is a series of genes that drive the three phases of immunity</w:t>
      </w:r>
      <w:r w:rsidR="00291C32" w:rsidRPr="007A7F2B">
        <w:t xml:space="preserve"> </w:t>
      </w:r>
      <w:r w:rsidR="00291C32" w:rsidRPr="007A7F2B">
        <w:fldChar w:fldCharType="begin" w:fldLock="1"/>
      </w:r>
      <w:r w:rsidR="00B10E86">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[11]","plainTextFormattedCitation":"[11]","previouslyFormattedCitation":"[11]"},"properties":{"noteIndex":0},"schema":"https://github.com/citation-style-language/schema/raw/master/csl-citation.json"}</w:instrText>
      </w:r>
      <w:r w:rsidR="00291C32" w:rsidRPr="007A7F2B">
        <w:fldChar w:fldCharType="separate"/>
      </w:r>
      <w:r w:rsidR="00FF0C42" w:rsidRPr="00FF0C42">
        <w:rPr>
          <w:noProof/>
        </w:rPr>
        <w:t>[11]</w:t>
      </w:r>
      <w:r w:rsidR="00291C32" w:rsidRPr="007A7F2B">
        <w:fldChar w:fldCharType="end"/>
      </w:r>
      <w:r w:rsidR="00291C32" w:rsidRPr="007A7F2B">
        <w:t xml:space="preserve">: </w:t>
      </w:r>
      <w:r w:rsidR="00073FFC" w:rsidRPr="007A7F2B">
        <w:t xml:space="preserve"> </w:t>
      </w:r>
    </w:p>
    <w:p w14:paraId="60C5B830" w14:textId="119459D3" w:rsidR="00827A18" w:rsidRPr="007A7F2B" w:rsidRDefault="00073FFC" w:rsidP="007B31D6">
      <w:r w:rsidRPr="007A7F2B">
        <w:t xml:space="preserve">(See </w:t>
      </w:r>
      <w:r w:rsidR="00895CE2" w:rsidRPr="007A7F2B">
        <w:fldChar w:fldCharType="begin"/>
      </w:r>
      <w:r w:rsidR="00895CE2" w:rsidRPr="007A7F2B">
        <w:instrText xml:space="preserve"> REF _Ref8722451 \h </w:instrText>
      </w:r>
      <w:r w:rsidR="00895CE2" w:rsidRPr="007A7F2B">
        <w:fldChar w:fldCharType="separate"/>
      </w:r>
      <w:r w:rsidR="00985334" w:rsidRPr="007A7F2B">
        <w:t xml:space="preserve">Figure </w:t>
      </w:r>
      <w:r w:rsidR="00985334">
        <w:rPr>
          <w:noProof/>
        </w:rPr>
        <w:t>2</w:t>
      </w:r>
      <w:r w:rsidR="00895CE2" w:rsidRPr="007A7F2B">
        <w:fldChar w:fldCharType="end"/>
      </w:r>
      <w:r w:rsidR="00291C32" w:rsidRPr="007A7F2B">
        <w:t xml:space="preserve"> for a graphical representation</w:t>
      </w:r>
      <w:r w:rsidR="00A6254E" w:rsidRPr="007A7F2B">
        <w:t>.</w:t>
      </w:r>
      <w:r w:rsidRPr="007A7F2B">
        <w:t>)</w:t>
      </w:r>
    </w:p>
    <w:p w14:paraId="263A36BE" w14:textId="50CD4493" w:rsidR="00073FFC" w:rsidRPr="007A7F2B" w:rsidRDefault="00073FFC" w:rsidP="00291C32">
      <w:pPr>
        <w:pStyle w:val="ListParagraph"/>
        <w:numPr>
          <w:ilvl w:val="0"/>
          <w:numId w:val="8"/>
        </w:numPr>
      </w:pPr>
      <w:r w:rsidRPr="007A7F2B">
        <w:rPr>
          <w:u w:val="single"/>
        </w:rPr>
        <w:t>Adaptation</w:t>
      </w:r>
      <w:r w:rsidR="00006B8E" w:rsidRPr="007A7F2B">
        <w:t xml:space="preserve">: </w:t>
      </w:r>
      <w:r w:rsidR="00274E96" w:rsidRPr="007A7F2B">
        <w:t>F</w:t>
      </w:r>
      <w:r w:rsidR="00006B8E" w:rsidRPr="007A7F2B">
        <w:t>oreign nucleic acids are selected, processed and integrated into the CRISPR array to provide a memory of infection. This is done once for every new virus, only the first time it enters the bacterium.</w:t>
      </w:r>
      <w:r w:rsidR="00245CA6" w:rsidRPr="007A7F2B">
        <w:t xml:space="preserve"> This first time the viral DNA is recognised by its protospacer adjacent motif (PAM). This PAM region is </w:t>
      </w:r>
      <w:r w:rsidR="00BC2C4A">
        <w:t xml:space="preserve">used </w:t>
      </w:r>
      <w:r w:rsidR="00245CA6" w:rsidRPr="007A7F2B">
        <w:t>later</w:t>
      </w:r>
      <w:r w:rsidR="00274E96" w:rsidRPr="007A7F2B">
        <w:t xml:space="preserve"> as well, now in order to distinguish between viral DNA and the CRISPR-array</w:t>
      </w:r>
      <w:r w:rsidR="00C10006">
        <w:t>. They</w:t>
      </w:r>
      <w:r w:rsidR="00274E96" w:rsidRPr="007A7F2B">
        <w:t xml:space="preserve"> both include the same DNA sequence</w:t>
      </w:r>
      <w:r w:rsidR="00C10006">
        <w:t>,</w:t>
      </w:r>
      <w:r w:rsidR="00274E96" w:rsidRPr="007A7F2B">
        <w:t xml:space="preserve"> </w:t>
      </w:r>
      <w:r w:rsidR="00C10006">
        <w:t>b</w:t>
      </w:r>
      <w:r w:rsidR="00274E96" w:rsidRPr="007A7F2B">
        <w:t>ut the PAM region is only present in the viral DNA, not in the CRISPR array. The interference machinery is only able to bind to the PAM and therefore it is prevented that it will cut the CRISPR array itself.</w:t>
      </w:r>
    </w:p>
    <w:p w14:paraId="00C93B84" w14:textId="27193AA1" w:rsidR="00073FFC" w:rsidRPr="007A7F2B" w:rsidRDefault="00073FFC" w:rsidP="00291C32">
      <w:pPr>
        <w:pStyle w:val="ListParagraph"/>
        <w:numPr>
          <w:ilvl w:val="0"/>
          <w:numId w:val="8"/>
        </w:numPr>
      </w:pPr>
      <w:r w:rsidRPr="007A7F2B">
        <w:rPr>
          <w:u w:val="single"/>
        </w:rPr>
        <w:lastRenderedPageBreak/>
        <w:t>CRISPR RNA (crRNA) biogenesis</w:t>
      </w:r>
      <w:r w:rsidR="00006B8E" w:rsidRPr="007A7F2B">
        <w:t>: Th</w:t>
      </w:r>
      <w:r w:rsidR="00291C32" w:rsidRPr="007A7F2B">
        <w:t>e</w:t>
      </w:r>
      <w:r w:rsidR="00006B8E" w:rsidRPr="007A7F2B">
        <w:t xml:space="preserve"> memory that is created during adaptation is retrieved when the CRISPR array is transcribed to produce a long crRNA, which will guide the interference machinery </w:t>
      </w:r>
      <w:r w:rsidR="00291C32" w:rsidRPr="007A7F2B">
        <w:t xml:space="preserve">(the Cas protein) </w:t>
      </w:r>
      <w:r w:rsidR="00006B8E" w:rsidRPr="007A7F2B">
        <w:t>to bind and cleave the viral DNA.</w:t>
      </w:r>
    </w:p>
    <w:p w14:paraId="74FF7756" w14:textId="38AB0385" w:rsidR="00073FFC" w:rsidRPr="007A7F2B" w:rsidRDefault="00073FFC" w:rsidP="00291C32">
      <w:pPr>
        <w:pStyle w:val="ListParagraph"/>
        <w:numPr>
          <w:ilvl w:val="0"/>
          <w:numId w:val="8"/>
        </w:numPr>
      </w:pPr>
      <w:r w:rsidRPr="007A7F2B">
        <w:rPr>
          <w:u w:val="single"/>
        </w:rPr>
        <w:t>Interference</w:t>
      </w:r>
      <w:r w:rsidR="00006B8E" w:rsidRPr="007A7F2B">
        <w:t xml:space="preserve">: </w:t>
      </w:r>
      <w:r w:rsidR="00291C32" w:rsidRPr="007A7F2B">
        <w:t>T</w:t>
      </w:r>
      <w:r w:rsidR="00006B8E" w:rsidRPr="007A7F2B">
        <w:t xml:space="preserve">he actual </w:t>
      </w:r>
      <w:r w:rsidR="00291C32" w:rsidRPr="007A7F2B">
        <w:t>binding and cleaving of the viral DNA by the Cas protein, which is guided by the crRNA.</w:t>
      </w:r>
      <w:r w:rsidR="00A06CA0" w:rsidRPr="007A7F2B">
        <w:t xml:space="preserve"> </w:t>
      </w:r>
      <w:r w:rsidR="00BC2C4A">
        <w:t xml:space="preserve">How the DNA is cut depends on the </w:t>
      </w:r>
      <w:r w:rsidR="00A06CA0" w:rsidRPr="007A7F2B">
        <w:t xml:space="preserve">Cas protein. Cas9 generates a double-stranded break 3 bp upstream of the PAM </w:t>
      </w:r>
      <w:r w:rsidR="00A06CA0" w:rsidRPr="007A7F2B">
        <w:fldChar w:fldCharType="begin" w:fldLock="1"/>
      </w:r>
      <w:r w:rsidR="00B10E86">
        <w:instrText>ADDIN CSL_CITATION {"citationItems":[{"id":"ITEM-1","itemData":{"DOI":"10.1038/nature09523","ISSN":"1476-4687","PMID":"21048762","abstract":"Bacteria and Archaea have developed several defence strategies against foreign nucleic acids such as viral genomes and plasmids. Among them, clustered regularly interspaced short palindromic repeats (CRISPR) loci together with cas (CRISPR-associated) genes form the CRISPR/Cas immune system, which involves partially palindromic repeats separated by short stretches of DNA called spacers, acquired from extrachromosomal elements. It was recently demonstrated that these variable loci can incorporate spacers from infecting bacteriophages and then provide immunity against subsequent bacteriophage infections in a sequence-specific manner. Here we show that the Streptococcus thermophilus CRISPR1/Cas system can also naturally acquire spacers from a self-replicating plasmid containing an antibiotic-resistance gene, leading to plasmid loss. Acquired spacers that match antibiotic-resistance genes provide a novel means to naturally select bacteria that cannot uptake and disseminate such genes. We also provide in vivo evidence that the CRISPR1/Cas system specifically cleaves plasmid and bacteriophage double-stranded DNA within the proto-spacer, at specific sites. Our data show that the CRISPR/Cas immune system is remarkably adapted to cleave invading DNA rapidly and has the potential for exploitation to generate safer microbial strains.","author":[{"dropping-particle":"","family":"Garneau","given":"Josiane E","non-dropping-particle":"","parse-names":false,"suffix":""},{"dropping-particle":"","family":"Dupuis","given":"Marie-Ève","non-dropping-particle":"","parse-names":false,"suffix":""},{"dropping-particle":"","family":"Villion","given":"Manuela","non-dropping-particle":"","parse-names":false,"suffix":""},{"dropping-particle":"","family":"Romero","given":"Dennis A","non-dropping-particle":"","parse-names":false,"suffix":""},{"dropping-particle":"","family":"Barrangou","given":"Rodolphe","non-dropping-particle":"","parse-names":false,"suffix":""},{"dropping-particle":"","family":"Boyaval","given":"Patrick","non-dropping-particle":"","parse-names":false,"suffix":""},{"dropping-particle":"","family":"Fremaux","given":"Christophe","non-dropping-particle":"","parse-names":false,"suffix":""},{"dropping-particle":"","family":"Horvath","given":"Philippe","non-dropping-particle":"","parse-names":false,"suffix":""},{"dropping-particle":"","family":"Magadán","given":"Alfonso H","non-dropping-particle":"","parse-names":false,"suffix":""},{"dropping-particle":"","family":"Moineau","given":"Sylvain","non-dropping-particle":"","parse-names":false,"suffix":""}],"container-title":"Nature","id":"ITEM-1","issued":{"date-parts":[["2010"]]},"title":"The CRISPR/Cas bacterial immune system cleaves bacteriophage and plasmid DNA.","type":"article-journal"},"uris":["http://www.mendeley.com/documents/?uuid=65cc7c96-b4d9-4c0d-91d2-e216a285178b"]}],"mendeley":{"formattedCitation":"[13]","plainTextFormattedCitation":"[13]","previouslyFormattedCitation":"[13]"},"properties":{"noteIndex":0},"schema":"https://github.com/citation-style-language/schema/raw/master/csl-citation.json"}</w:instrText>
      </w:r>
      <w:r w:rsidR="00A06CA0" w:rsidRPr="007A7F2B">
        <w:fldChar w:fldCharType="separate"/>
      </w:r>
      <w:r w:rsidR="00FF0C42" w:rsidRPr="00FF0C42">
        <w:rPr>
          <w:noProof/>
        </w:rPr>
        <w:t>[13]</w:t>
      </w:r>
      <w:r w:rsidR="00A06CA0" w:rsidRPr="007A7F2B">
        <w:fldChar w:fldCharType="end"/>
      </w:r>
      <w:r w:rsidR="00A06CA0" w:rsidRPr="007A7F2B">
        <w:t>.</w:t>
      </w:r>
    </w:p>
    <w:p w14:paraId="1D596C6E" w14:textId="77777777" w:rsidR="00C662A5" w:rsidRPr="007A7F2B" w:rsidRDefault="00827A18" w:rsidP="00A06CA0">
      <w:pPr>
        <w:keepNext/>
        <w:jc w:val="center"/>
      </w:pPr>
      <w:r w:rsidRPr="007A7F2B">
        <w:rPr>
          <w:noProof/>
          <w:lang w:val="en-US"/>
        </w:rPr>
        <w:drawing>
          <wp:inline distT="0" distB="0" distL="0" distR="0" wp14:anchorId="5A7E142A" wp14:editId="40DB409B">
            <wp:extent cx="2975316" cy="3939539"/>
            <wp:effectExtent l="0" t="0" r="0" b="4445"/>
            <wp:docPr id="6" name="Picture 6" descr="Figure thumbnail 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thumbnail g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5588" cy="3992863"/>
                    </a:xfrm>
                    <a:prstGeom prst="rect">
                      <a:avLst/>
                    </a:prstGeom>
                    <a:noFill/>
                    <a:ln>
                      <a:noFill/>
                    </a:ln>
                  </pic:spPr>
                </pic:pic>
              </a:graphicData>
            </a:graphic>
          </wp:inline>
        </w:drawing>
      </w:r>
    </w:p>
    <w:p w14:paraId="0AA186A4" w14:textId="6772B5EC" w:rsidR="00C662A5" w:rsidRDefault="00C662A5" w:rsidP="00A06CA0">
      <w:pPr>
        <w:pStyle w:val="Caption"/>
        <w:jc w:val="center"/>
      </w:pPr>
      <w:bookmarkStart w:id="13" w:name="_Ref8722451"/>
      <w:r w:rsidRPr="007A7F2B">
        <w:t xml:space="preserve">Figure </w:t>
      </w:r>
      <w:fldSimple w:instr=" SEQ Figure \* ARABIC ">
        <w:r w:rsidR="00FC68CD">
          <w:rPr>
            <w:noProof/>
          </w:rPr>
          <w:t>2</w:t>
        </w:r>
      </w:fldSimple>
      <w:bookmarkEnd w:id="13"/>
      <w:r w:rsidRPr="007A7F2B">
        <w:t xml:space="preserve">: </w:t>
      </w:r>
      <w:r w:rsidR="00291C32" w:rsidRPr="007A7F2B">
        <w:t xml:space="preserve">The three stages of CRISPR immunity </w:t>
      </w:r>
      <w:r w:rsidR="00291C32" w:rsidRPr="007A7F2B">
        <w:fldChar w:fldCharType="begin" w:fldLock="1"/>
      </w:r>
      <w:r w:rsidR="00962348">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[11]","plainTextFormattedCitation":"[11]","previouslyFormattedCitation":"[11]"},"properties":{"noteIndex":0},"schema":"https://github.com/citation-style-language/schema/raw/master/csl-citation.json"}</w:instrText>
      </w:r>
      <w:r w:rsidR="00291C32" w:rsidRPr="007A7F2B">
        <w:fldChar w:fldCharType="separate"/>
      </w:r>
      <w:r w:rsidR="00FF0C42" w:rsidRPr="00962348">
        <w:rPr>
          <w:b w:val="0"/>
          <w:noProof/>
        </w:rPr>
        <w:t>[11]</w:t>
      </w:r>
      <w:r w:rsidR="00291C32" w:rsidRPr="007A7F2B">
        <w:fldChar w:fldCharType="end"/>
      </w:r>
    </w:p>
    <w:p w14:paraId="36BA1BF1" w14:textId="77C6EB96" w:rsidR="00BC331A" w:rsidRDefault="00BC331A" w:rsidP="00BC331A">
      <w:pPr>
        <w:pStyle w:val="Heading1"/>
      </w:pPr>
      <w:bookmarkStart w:id="14" w:name="_Toc11673056"/>
      <w:bookmarkStart w:id="15" w:name="_Toc11673075"/>
      <w:r>
        <w:t>Cas9 and Cas12</w:t>
      </w:r>
      <w:bookmarkEnd w:id="14"/>
      <w:bookmarkEnd w:id="15"/>
    </w:p>
    <w:p w14:paraId="2548D2A7" w14:textId="1F92D945" w:rsidR="00BC331A" w:rsidRPr="00BC331A" w:rsidRDefault="00BC331A" w:rsidP="00BC331A">
      <w:r w:rsidRPr="00BC331A">
        <w:rPr>
          <w:highlight w:val="yellow"/>
        </w:rPr>
        <w:t>… What is already know about them …</w:t>
      </w:r>
      <w:r>
        <w:t xml:space="preserve"> </w:t>
      </w:r>
    </w:p>
    <w:p w14:paraId="6FDF210B" w14:textId="1B7DE8AF" w:rsidR="002C0C44" w:rsidRPr="007A7F2B" w:rsidRDefault="002C0C44" w:rsidP="002C0C44">
      <w:pPr>
        <w:pStyle w:val="Heading1"/>
      </w:pPr>
      <w:bookmarkStart w:id="16" w:name="_Toc11083545"/>
      <w:bookmarkStart w:id="17" w:name="_Toc11673057"/>
      <w:bookmarkStart w:id="18" w:name="_Toc11673076"/>
      <w:r w:rsidRPr="007A7F2B">
        <w:t>CRISPR-Cas as a gene-editing tool</w:t>
      </w:r>
      <w:bookmarkEnd w:id="16"/>
      <w:bookmarkEnd w:id="17"/>
      <w:bookmarkEnd w:id="18"/>
    </w:p>
    <w:p w14:paraId="6902A381" w14:textId="49EB8205" w:rsidR="009C505C" w:rsidRPr="007A7F2B" w:rsidRDefault="009C505C" w:rsidP="002C0C44">
      <w:r w:rsidRPr="007A7F2B">
        <w:rPr>
          <w:color w:val="000000"/>
        </w:rPr>
        <w:t>A series of studies</w:t>
      </w:r>
      <w:r w:rsidR="00002A75" w:rsidRPr="007A7F2B">
        <w:rPr>
          <w:color w:val="000000"/>
        </w:rPr>
        <w:t xml:space="preserve"> </w:t>
      </w:r>
      <w:r w:rsidR="00FB2FF4" w:rsidRPr="007A7F2B">
        <w:rPr>
          <w:color w:val="000000"/>
        </w:rPr>
        <w:fldChar w:fldCharType="begin" w:fldLock="1"/>
      </w:r>
      <w:r w:rsidR="00B10E86">
        <w:rPr>
          <w:color w:val="000000"/>
        </w:rPr>
        <w:instrText>ADDIN CSL_CITATION {"citationItems":[{"id":"ITEM-1","itemData":{"ISSN":"0016-6731","PMID":"2668114","abstract":"We have investigated HO endonuclease-induced double-strand break (DSB) recombination and repair in a LACZ duplication plasmid in yeast. A 117-bp MATa fragment, embedded in one copy of LACZ, served as a site for initiation of a DSB when HO endonuclease was expressed. The DSB could be repaired using wild-type sequences located on a second, promoterless, copy of LACZ on the same plasmid. In contrast to normal mating-type switching, crossing-over associated with gene conversion occurred at least 50% of the time. The proportion of conversion events accompanied by exchange was greater when the two copies of LACZ were in direct orientation (80%), than when inverted (50%). In addition, the fraction of plasmids lost was significantly greater in the inverted orientation. The kinetics of appearance of intermediates and final products were also monitored. The repair of the DSB is slow, requiring at least an hour from the detection of the HO-cut fragments to completion of repair. Surprisingly, the appearance of the two reciprocal products of crossing over did not occur with the same kinetics. For example, when the two LACZ sequences were in the direct orientation, the HO-induced formation of a large circular deletion product was not accompanied by the appearance of a small circular reciprocal product. We suggest that these differences may reflect two kinetically separable processes, one involving only one cut end and the other resulting from the concerted participation of both ends of the DSB.","author":[{"dropping-particle":"","family":"Rudin","given":"N","non-dropping-particle":"","parse-names":false,"suffix":""},{"dropping-particle":"","family":"Sugarman","given":"E","non-dropping-particle":"","parse-names":false,"suffix":""},{"dropping-particle":"","family":"Haber","given":"J E","non-dropping-particle":"","parse-names":false,"suffix":""}],"container-title":"Genetics","id":"ITEM-1","issued":{"date-parts":[["1989"]]},"title":"Genetic and physical analysis of double-strand break repair and recombination in Saccharomyces cerevisiae.","type":"article-journal"},"uris":["http://www.mendeley.com/documents/?uuid=9e53e10c-f99b-4b09-86a9-aa05709fafe6"]},{"id":"ITEM-2","itemData":{"ISSN":"00166731","abstract":"The Saccharomyces cerevisiae mitochondrial endonuclease I-SceI creates a double-strand break as the initiating step in the gene conversional transfer of the omega +  intron to omega -  DNA. We have expressed a galactose-inducible synthetic I-SceI gene in the nucleus of yeast that also carries the I-SceI recognition site on a plasmid substrate. We find that the galactose-induced I-SceI protein can be active in the nucleus and efficiently catalyze recombination. With a target plasmid containing direct repeats of the Escherichia coli lacZ gene, one copy of which is interrupted by a 24-bp cutting site, galactose induction produces both deletions and gene conversions. Both the kinetics and the proportion of deletions and gene conversions are very similar to analogous events initiated by a galactose- inducible HO endonuclease gene. We also find that, in a rad52 mutant strain, the repair of double-strand breaks initiated by I-SceI and by HO are similarly affected: the formation of deletions is reduced, but not eliminated. Altogether, these results suggest either that the two endonucleases act in the same way after double-strand break formation or that the two endonucleases are not involved in subsequent steps.","author":[{"dropping-particle":"","family":"Plessis","given":"A.","non-dropping-particle":"","parse-names":false,"suffix":""},{"dropping-particle":"","family":"Perrin","given":"A.","non-dropping-particle":"","parse-names":false,"suffix":""},{"dropping-particle":"","family":"Haber","given":"J. E.","non-dropping-particle":"","parse-names":false,"suffix":""},{"dropping-particle":"","family":"Dujon","given":"B.","non-dropping-particle":"","parse-names":false,"suffix":""}],"container-title":"Genetics","id":"ITEM-2","issued":{"date-parts":[["1992"]]},"title":"Site-specific recombination determined by I-SceI, a mitochondrial group I intron-encoded endonuclease expressed in the yeast nucleus","type":"article-journal"},"uris":["http://www.mendeley.com/documents/?uuid=55c64c73-3d8b-4fb5-9c7d-0b8573f31f89"]},{"id":"ITEM-3","itemData":{"ISSN":"0270-7306","PMID":"7969147","abstract":"To maintain genomic integrity, double-strand breaks (DSBs) in chromosomal DNA must be repaired. In mammalian systems, the analysis of the repair of chromosomal DSBs has been limited by the inability to introduce well-defined DSBs in genomic DNA. In this study, we created specific DSBs in mouse chromosomes for the first time, using an expression system for a rare-cutting endonuclease, I-SceI. A genetic assay has been devised to monitor the repair of DSBs, whereby cleavage sites for I-SceI have been integrated into the mouse genome in two tandem neomycin phosphotransferase genes. We find that cleavage of the I-SceI sites is very efficient, with at least 12% of stably transfected cells having at least one cleavage event and, of these, more than 70% have undergone cleavage at both I-SceI sites. Cleavage of both sites in a fraction of clones deletes 3.8 kb of intervening chromosomal sequences. We find that the DSBs are repaired by both homologous and nonhomologous mechanisms. Nonhomologous repair events frequently result in small deletions after rejoining of the two DNA ends. Some of these appear to occur by simple blunt-ended ligation, whereas several others may occur through annealing of short regions of terminal homology. The DSBs are apparently recombinogenic, stimulating gene targeting of a homologous fragment by more than 2 orders of magnitude. Whereas gene-targeted clones are nearly undetectable without endonuclease expression, they represent approximately 10% of cells transfected with the I-SceI expression vector. Gene targeted clones are of two major types, those that occur by two-sided homologous recombination with the homologous fragment and those that occur by one-sided homologous recombination. Our results are expected to impact a number of areas in the study of mammalian genome dynamics, including the analysis of the repair of DSBs and homologous recombination and, potentially, molecular genetic analyses of mammalian genomes.","author":[{"dropping-particle":"","family":"Rouet","given":"P","non-dropping-particle":"","parse-names":false,"suffix":""},{"dropping-particle":"","family":"Smih","given":"F","non-dropping-particle":"","parse-names":false,"suffix":""},{"dropping-particle":"","family":"Jasin","given":"M","non-dropping-particle":"","parse-names":false,"suffix":""}],"container-title":"Molecular and cellular biology","id":"ITEM-3","issued":{"date-parts":[["1994"]]},"title":"Introduction of double-strand breaks into the genome of mouse cells by expression of a rare-cutting endonuclease.","type":"article-journal"},"uris":["http://www.mendeley.com/documents/?uuid=d5c56ef7-48db-4a8c-bbcf-0eaaea34c6c2"]},{"id":"ITEM-4","itemData":{"DOI":"10.1128/mcb.21.1.289-297.2001","ISSN":"0270-7306","abstract":"Chimeric nucleases that are hybrids between a nonspecific DNA cleavage domain and a zinc finger DNA recognition domain were tested for their ability to find and cleave their target sites in living cells. Both engineered DNA substrates and the nucleases were injected into Xenopus laevis oocyte nuclei, in which DNA cleavage and subsequent homologous recombination were observed. Specific cleavage required two inverted copies of the zinc finger recognition site in close proximity, reflecting the need for dimerization of the cleavage domain. Cleaved DNA molecules were activated for homologous recombination; in optimum conditions, essentially 100% of the substrate recombined, even though the DNA was assembled into chromatin. The original nuclease has an 18-amino-acid linker between the zinc finger and cleavage domains, and this enzyme cleaved in oocytes at paired sites separated by spacers in the range of 6 to 18 bp, with a rather sharp optimum at 8 bp. By shortening the linker, we found that the range of effective site separations could be narrowed significantly. With no intentional linker between the binding and cleavage domains, only binding sites exactly 6 bp apart supported efficient cleavage in oocytes. We also showed that two chimeric enzymes with different binding specificities could collaborate to stimulate recombination when their individual sites were appropriately placed. Because the recognition specificity of zinc fingers can be altered experimentally, this approach holds great promise for inducing targeted recombination in a variety of organisms.","author":[{"dropping-particle":"","family":"Bibikova","given":"M.","non-dropping-particle":"","parse-names":false,"suffix":""},{"dropping-particle":"","family":"Carroll","given":"D.","non-dropping-particle":"","parse-names":false,"suffix":""},{"dropping-particle":"","family":"Segal","given":"D. J.","non-dropping-particle":"","parse-names":false,"suffix":""},{"dropping-particle":"","family":"Trautman","given":"J. K.","non-dropping-particle":"","parse-names":false,"suffix":""},{"dropping-particle":"","family":"Smith","given":"J.","non-dropping-particle":"","parse-names":false,"suffix":""},{"dropping-particle":"","family":"Kim","given":"Y.-G.","non-dropping-particle":"","parse-names":false,"suffix":""},{"dropping-particle":"","family":"Chandrasegaran","given":"S.","non-dropping-particle":"","parse-names":false,"suffix":""}],"container-title":"Molecular and Cellular Biology","id":"ITEM-4","issued":{"date-parts":[["2002"]]},"title":"Stimulation of Homologous Recombination through Targeted Cleavage by Chimeric Nucleases","type":"article-journal"},"uris":["http://www.mendeley.com/documents/?uuid=a7c661fd-b89a-43de-9742-18298dcd008d"]},{"id":"ITEM-5","itemData":{"ISSN":"0270-7306","PMID":"7891691","abstract":"The mitochondrial intron-encoded endonuclease I-SceI of Saccharomyces cerevisiae has an 18-bp recognition sequence and, therefore, has a very low probability of cutting DNA, even within large genomes. We demonstrate that double-strand breaks can be initiated by the I-SceI endonuclease at a predetermined location in the mouse genome and that the breaks can be repaired with a donor molecule homologous regions flanking the breaks. This induced homologous recombination is approximately 2 orders of magnitude more frequent than spontaneous homologous recombination and at least 10 times more frequent than random integration near an active promoter. As a consequence of induced homologous recombination, a heterologous novel sequence can be inserted at the site of the break. This recombination can occur at a variety of chromosomal targets in differentiated and multipotential cells. These results demonstrate homologous recombination involving chromosomal DNA by the double-strand break repair mechanism in mammals and show the usefulness of very rare cutter endonucleases, such as I-SceI, for designing genome rearrangements.","author":[{"dropping-particle":"","family":"Choulika","given":"A","non-dropping-particle":"","parse-names":false,"suffix":""},{"dropping-particle":"","family":"Perrin","given":"A","non-dropping-particle":"","parse-names":false,"suffix":""},{"dropping-particle":"","family":"Dujon","given":"B","non-dropping-particle":"","parse-names":false,"suffix":""},{"dropping-particle":"","family":"Nicolas","given":"J F","non-dropping-particle":"","parse-names":false,"suffix":""}],"container-title":"Molecular and cellular biology","id":"ITEM-5","issued":{"date-parts":[["1995"]]},"title":"Induction of homologous recombination in mammalian chromosomes by using the I-SceI system of Saccharomyces cerevisiae.","type":"article-journal"},"uris":["http://www.mendeley.com/documents/?uuid=6dbf8b7c-6a9f-4c0a-8a8d-6ac39905aff8"]}],"mendeley":{"formattedCitation":"[14–18]","plainTextFormattedCitation":"[14–18]","previouslyFormattedCitation":"[14–18]"},"properties":{"noteIndex":0},"schema":"https://github.com/citation-style-language/schema/raw/master/csl-citation.json"}</w:instrText>
      </w:r>
      <w:r w:rsidR="00FB2FF4" w:rsidRPr="007A7F2B">
        <w:rPr>
          <w:color w:val="000000"/>
        </w:rPr>
        <w:fldChar w:fldCharType="separate"/>
      </w:r>
      <w:r w:rsidR="00FF0C42" w:rsidRPr="00FF0C42">
        <w:rPr>
          <w:noProof/>
          <w:color w:val="000000"/>
        </w:rPr>
        <w:t>[14–18]</w:t>
      </w:r>
      <w:r w:rsidR="00FB2FF4" w:rsidRPr="007A7F2B">
        <w:rPr>
          <w:color w:val="000000"/>
        </w:rPr>
        <w:fldChar w:fldCharType="end"/>
      </w:r>
      <w:r w:rsidR="00FB2FF4" w:rsidRPr="007A7F2B">
        <w:rPr>
          <w:color w:val="000000"/>
        </w:rPr>
        <w:t xml:space="preserve"> </w:t>
      </w:r>
      <w:r w:rsidRPr="007A7F2B">
        <w:rPr>
          <w:color w:val="000000"/>
        </w:rPr>
        <w:t xml:space="preserve">led to the realization that </w:t>
      </w:r>
      <w:r w:rsidR="00002A75" w:rsidRPr="007A7F2B">
        <w:rPr>
          <w:color w:val="000000"/>
        </w:rPr>
        <w:t xml:space="preserve">induced </w:t>
      </w:r>
      <w:r w:rsidRPr="007A7F2B">
        <w:rPr>
          <w:color w:val="000000"/>
        </w:rPr>
        <w:t>DNA double-strand breaks (DSBs) c</w:t>
      </w:r>
      <w:r w:rsidR="00002A75" w:rsidRPr="007A7F2B">
        <w:rPr>
          <w:color w:val="000000"/>
        </w:rPr>
        <w:t>an</w:t>
      </w:r>
      <w:r w:rsidRPr="007A7F2B">
        <w:rPr>
          <w:color w:val="000000"/>
        </w:rPr>
        <w:t xml:space="preserve"> stimulate genome editing through </w:t>
      </w:r>
      <w:r w:rsidR="003B6BA9" w:rsidRPr="007A7F2B">
        <w:rPr>
          <w:color w:val="000000"/>
        </w:rPr>
        <w:t>homologous</w:t>
      </w:r>
      <w:r w:rsidRPr="007A7F2B">
        <w:rPr>
          <w:color w:val="000000"/>
        </w:rPr>
        <w:t xml:space="preserve"> recombination events</w:t>
      </w:r>
      <w:r w:rsidR="00FB2FF4" w:rsidRPr="007A7F2B">
        <w:rPr>
          <w:color w:val="000000"/>
        </w:rPr>
        <w:t xml:space="preserve"> </w:t>
      </w:r>
      <w:r w:rsidR="00FB2FF4" w:rsidRPr="007A7F2B">
        <w:rPr>
          <w:color w:val="000000"/>
        </w:rPr>
        <w:fldChar w:fldCharType="begin" w:fldLock="1"/>
      </w:r>
      <w:r w:rsidR="00B10E86">
        <w:rPr>
          <w:color w:val="000000"/>
        </w:rPr>
        <w:instrText>ADDIN CSL_CITATION {"citationItems":[{"id":"ITEM-1","itemData":{"DOI":"10.1016/j.cell.2014.05.010","ISSN":"10974172","abstract":"Recent advances in genome engineering technologies based on the CRISPR-associated RNA-guided endonuclease Cas9 are enabling the systematic interrogation of mammalian genome function. Analogous to the search function in modern word processors, Cas9 can be guided to specific locations within complex genomes by a short RNA search string. Using this system, DNA sequences within the endogenous genome and their functional outputs are now easily edited or modulated in virtually any organism of choice. Cas9-mediated genetic perturbation is simple and scalable, empowering researchers to elucidate the functional organization of the genome at the systems level and establish causal linkages between genetic variations and biological phenotypes. In this Review, we describe the development and applications of Cas9 for a variety of research or translational applications while highlighting challenges as well as future directions. Derived from a remarkable microbial defense system, Cas9 is driving innovative applications from basic biology to biotechnology and medicine. © 2014 Elsevier Inc.","author":[{"dropping-particle":"","family":"Hsu","given":"Patrick D.","non-dropping-particle":"","parse-names":false,"suffix":""},{"dropping-particle":"","family":"Lander","given":"Eric S.","non-dropping-particle":"","parse-names":false,"suffix":""},{"dropping-particle":"","family":"Zhang","given":"Feng","non-dropping-particle":"","parse-names":false,"suffix":""}],"container-title":"Cell","id":"ITEM-1","issued":{"date-parts":[["2014"]]},"title":"Development and applications of CRISPR-Cas9 for genome engineering","type":"article"},"uris":["http://www.mendeley.com/documents/?uuid=d06fad59-c665-49f5-80bf-51462b555efc"]}],"mendeley":{"formattedCitation":"[19]","plainTextFormattedCitation":"[19]","previouslyFormattedCitation":"[19]"},"properties":{"noteIndex":0},"schema":"https://github.com/citation-style-language/schema/raw/master/csl-citation.json"}</w:instrText>
      </w:r>
      <w:r w:rsidR="00FB2FF4" w:rsidRPr="007A7F2B">
        <w:rPr>
          <w:color w:val="000000"/>
        </w:rPr>
        <w:fldChar w:fldCharType="separate"/>
      </w:r>
      <w:r w:rsidR="00FF0C42" w:rsidRPr="00FF0C42">
        <w:rPr>
          <w:noProof/>
          <w:color w:val="000000"/>
        </w:rPr>
        <w:t>[19]</w:t>
      </w:r>
      <w:r w:rsidR="00FB2FF4" w:rsidRPr="007A7F2B">
        <w:rPr>
          <w:color w:val="000000"/>
        </w:rPr>
        <w:fldChar w:fldCharType="end"/>
      </w:r>
      <w:r w:rsidRPr="007A7F2B">
        <w:rPr>
          <w:color w:val="000000"/>
        </w:rPr>
        <w:t>.</w:t>
      </w:r>
      <w:r w:rsidR="00002A75" w:rsidRPr="007A7F2B">
        <w:rPr>
          <w:color w:val="000000"/>
        </w:rPr>
        <w:t xml:space="preserve"> </w:t>
      </w:r>
      <w:r w:rsidRPr="007A7F2B">
        <w:rPr>
          <w:color w:val="000000"/>
        </w:rPr>
        <w:t xml:space="preserve"> This</w:t>
      </w:r>
      <w:r w:rsidR="00193795" w:rsidRPr="007A7F2B">
        <w:rPr>
          <w:color w:val="000000"/>
        </w:rPr>
        <w:t xml:space="preserve"> inducing of DSBs</w:t>
      </w:r>
      <w:r w:rsidRPr="007A7F2B">
        <w:rPr>
          <w:color w:val="000000"/>
        </w:rPr>
        <w:t xml:space="preserve"> is</w:t>
      </w:r>
      <w:r w:rsidR="00543DE1">
        <w:rPr>
          <w:color w:val="000000"/>
        </w:rPr>
        <w:t>,</w:t>
      </w:r>
      <w:r w:rsidRPr="007A7F2B">
        <w:rPr>
          <w:color w:val="000000"/>
        </w:rPr>
        <w:t xml:space="preserve"> as we described </w:t>
      </w:r>
      <w:r w:rsidR="00BC331A">
        <w:rPr>
          <w:color w:val="000000"/>
        </w:rPr>
        <w:t xml:space="preserve">in section </w:t>
      </w:r>
      <w:r w:rsidR="00BC331A">
        <w:rPr>
          <w:color w:val="000000"/>
        </w:rPr>
        <w:fldChar w:fldCharType="begin"/>
      </w:r>
      <w:r w:rsidR="00BC331A">
        <w:rPr>
          <w:color w:val="000000"/>
        </w:rPr>
        <w:instrText xml:space="preserve"> REF _Ref11672281 \r \h </w:instrText>
      </w:r>
      <w:r w:rsidR="00BC331A">
        <w:rPr>
          <w:color w:val="000000"/>
        </w:rPr>
      </w:r>
      <w:r w:rsidR="00BC331A">
        <w:rPr>
          <w:color w:val="000000"/>
        </w:rPr>
        <w:fldChar w:fldCharType="separate"/>
      </w:r>
      <w:r w:rsidR="00BC331A">
        <w:rPr>
          <w:color w:val="000000"/>
        </w:rPr>
        <w:t>1.1</w:t>
      </w:r>
      <w:r w:rsidR="00BC331A">
        <w:rPr>
          <w:color w:val="000000"/>
        </w:rPr>
        <w:fldChar w:fldCharType="end"/>
      </w:r>
      <w:r w:rsidRPr="007A7F2B">
        <w:rPr>
          <w:color w:val="000000"/>
        </w:rPr>
        <w:t xml:space="preserve">, exactly what we can achieve with CRISPR-Cas. </w:t>
      </w:r>
    </w:p>
    <w:p w14:paraId="2C813B0E" w14:textId="3B013DAA" w:rsidR="00C52DF1" w:rsidRPr="007A7F2B" w:rsidRDefault="00587635" w:rsidP="002C0C44">
      <w:r w:rsidRPr="007A7F2B">
        <w:t xml:space="preserve">If we want to use CRISPR-Cas as a gene-editing tool, we can simply change the guide RNA, causing it to </w:t>
      </w:r>
      <w:r w:rsidR="00002A75" w:rsidRPr="007A7F2B">
        <w:t>bind to</w:t>
      </w:r>
      <w:r w:rsidRPr="007A7F2B">
        <w:t xml:space="preserve"> a different DNA sequence</w:t>
      </w:r>
      <w:r w:rsidR="00002A75" w:rsidRPr="007A7F2B">
        <w:t xml:space="preserve"> and cut</w:t>
      </w:r>
      <w:r w:rsidRPr="007A7F2B">
        <w:t>. In this way it is in theory possible to target every</w:t>
      </w:r>
      <w:r w:rsidR="002A61B0" w:rsidRPr="007A7F2B">
        <w:t xml:space="preserve"> possible</w:t>
      </w:r>
      <w:r w:rsidRPr="007A7F2B">
        <w:t xml:space="preserve"> DNA sequence</w:t>
      </w:r>
      <w:r w:rsidR="00193795" w:rsidRPr="007A7F2B">
        <w:t xml:space="preserve"> that is preceded by a PAM</w:t>
      </w:r>
      <w:r w:rsidRPr="007A7F2B">
        <w:t>. But in reality this works slightly different</w:t>
      </w:r>
      <w:r w:rsidR="00C52DF1" w:rsidRPr="007A7F2B">
        <w:t xml:space="preserve"> due to </w:t>
      </w:r>
      <w:r w:rsidRPr="007A7F2B">
        <w:t xml:space="preserve">the origin of CRISPR-Cas. </w:t>
      </w:r>
    </w:p>
    <w:p w14:paraId="48545352" w14:textId="01FD7121" w:rsidR="002C0C44" w:rsidRPr="007A7F2B" w:rsidRDefault="007B31D6" w:rsidP="002C0C44">
      <w:r w:rsidRPr="007A7F2B">
        <w:t>As we said before, CRISPR</w:t>
      </w:r>
      <w:r w:rsidR="00193795" w:rsidRPr="007A7F2B">
        <w:t>-Cas</w:t>
      </w:r>
      <w:r w:rsidRPr="007A7F2B">
        <w:t xml:space="preserve"> wa</w:t>
      </w:r>
      <w:r w:rsidR="002A61B0" w:rsidRPr="007A7F2B">
        <w:t>s</w:t>
      </w:r>
      <w:r w:rsidRPr="007A7F2B">
        <w:t xml:space="preserve"> originally a </w:t>
      </w:r>
      <w:r w:rsidR="00193795" w:rsidRPr="007A7F2B">
        <w:t>defence system</w:t>
      </w:r>
      <w:r w:rsidRPr="007A7F2B">
        <w:t xml:space="preserve"> </w:t>
      </w:r>
      <w:r w:rsidR="00193795" w:rsidRPr="007A7F2B">
        <w:t>a</w:t>
      </w:r>
      <w:r w:rsidRPr="007A7F2B">
        <w:t>gainst viruses</w:t>
      </w:r>
      <w:r w:rsidR="00193795" w:rsidRPr="007A7F2B">
        <w:t xml:space="preserve"> in bacteria</w:t>
      </w:r>
      <w:r w:rsidRPr="007A7F2B">
        <w:t xml:space="preserve">. </w:t>
      </w:r>
      <w:r w:rsidR="00587635" w:rsidRPr="007A7F2B">
        <w:t xml:space="preserve">From an evolutionary point of view, it would not </w:t>
      </w:r>
      <w:r w:rsidR="00C52DF1" w:rsidRPr="007A7F2B">
        <w:t xml:space="preserve">be convenient to specifically target only one sequence, since in that case the defence mechanism would be useless if the virus undergoes one slight mutation in its DNA. Therefore CRISPR-Cas allows for multiple mismatches in the DNA compared to the guide RNA. </w:t>
      </w:r>
    </w:p>
    <w:p w14:paraId="04D8C68F" w14:textId="004129F9" w:rsidR="00C52DF1" w:rsidRPr="007A7F2B" w:rsidRDefault="00C52DF1" w:rsidP="002C0C44">
      <w:r w:rsidRPr="007A7F2B">
        <w:lastRenderedPageBreak/>
        <w:t xml:space="preserve">For the bacteria this was a convenient characteristic, but for us, when using it as an gene-editing tool, this causes a problem. We want to alter only one specific sequence and not cut the rest of our genome. </w:t>
      </w:r>
      <w:r w:rsidR="002A61B0" w:rsidRPr="007A7F2B">
        <w:t>T</w:t>
      </w:r>
      <w:r w:rsidRPr="007A7F2B">
        <w:t>his forms a big disadvantage of using CRISPR-Cas for gene-editing and could be catastrophic when we use CRISPR-Cas for gene-editing of</w:t>
      </w:r>
      <w:r w:rsidR="00BF4FE3">
        <w:t xml:space="preserve"> the human germline</w:t>
      </w:r>
      <w:r w:rsidR="00F158D4">
        <w:t xml:space="preserve"> </w:t>
      </w:r>
      <w:r w:rsidR="00F158D4">
        <w:fldChar w:fldCharType="begin" w:fldLock="1"/>
      </w:r>
      <w:r w:rsidR="00B10E86">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[1]","plainTextFormattedCitation":"[1]","previouslyFormattedCitation":"[1]"},"properties":{"noteIndex":0},"schema":"https://github.com/citation-style-language/schema/raw/master/csl-citation.json"}</w:instrText>
      </w:r>
      <w:r w:rsidR="00F158D4">
        <w:fldChar w:fldCharType="separate"/>
      </w:r>
      <w:r w:rsidR="00FF0C42" w:rsidRPr="00FF0C42">
        <w:rPr>
          <w:noProof/>
        </w:rPr>
        <w:t>[1]</w:t>
      </w:r>
      <w:r w:rsidR="00F158D4">
        <w:fldChar w:fldCharType="end"/>
      </w:r>
      <w:r w:rsidRPr="007A7F2B">
        <w:t xml:space="preserve">. </w:t>
      </w:r>
    </w:p>
    <w:p w14:paraId="2EC9D211" w14:textId="2F1BA376" w:rsidR="00277EDA" w:rsidRPr="007A7F2B" w:rsidRDefault="00C52DF1" w:rsidP="002C0C44">
      <w:r w:rsidRPr="007A7F2B">
        <w:t>Therefore</w:t>
      </w:r>
      <w:r w:rsidR="00193795" w:rsidRPr="007A7F2B">
        <w:t>,</w:t>
      </w:r>
      <w:r w:rsidRPr="007A7F2B">
        <w:t xml:space="preserve"> we want to understand this off-target binding better. </w:t>
      </w:r>
      <w:r w:rsidR="00DC5E68" w:rsidRPr="007A7F2B">
        <w:t xml:space="preserve">Studies from Fu et al. </w:t>
      </w:r>
      <w:r w:rsidR="001E2FDD" w:rsidRPr="007A7F2B">
        <w:fldChar w:fldCharType="begin" w:fldLock="1"/>
      </w:r>
      <w:r w:rsidR="00B10E86">
        <w:instrText>ADDIN CSL_CITATION {"citationItems":[{"id":"ITEM-1","itemData":{"DOI":"10.1186/2043-9113-2-11","ISSN":"20439113","abstract":"A simple and fast computational model to describe the dynamics of tumour growth and metastasis formation is presented. The model is based on the calculation of successive generations of tumour cells and enables one to describe biologically important entities like tumour volume, time point of 1st metastatic growth or number of metastatic colonies at a given time. The model entirely relies on the chronology of these successive events of the metastatic cascade. The simulation calculations were performed for two embedded growth models to describe the Gompertzian like growth behaviour of tumours. The initial training of the models was carried out using an analytical solution for the size distribution of metastases of a hepatocellular carcinoma. We then show the applicability of our models to clinical data from the Munich Cancer Registry. Growth and dissemination characteristics of metastatic cells originating from cells in the primary breast cancer can be modelled thus showing its ability to perform systematic analyses relevant for clinical breast cancer research and treatment. In particular, our calculations show that generally metastases formation has already been initiated before the primary can be detected clinically.","author":[{"dropping-particle":"","family":"Haustein","given":"Volker","non-dropping-particle":"","parse-names":false,"suffix":""},{"dropping-particle":"","family":"Schumacher","given":"Udo","non-dropping-particle":"","parse-names":false,"suffix":""}],"container-title":"Journal of Clinical Bioinformatics","id":"ITEM-1","issue":"1","issued":{"date-parts":[["2012"]]},"page":"1-11","title":"A dynamic model for tumour growth and metastasis formation","type":"article-journal","volume":"2"},"uris":["http://www.mendeley.com/documents/?uuid=acb2d20d-48bf-40ce-9bb5-490ac359e097"]}],"mendeley":{"formattedCitation":"[20]","plainTextFormattedCitation":"[20]","previouslyFormattedCitation":"[20]"},"properties":{"noteIndex":0},"schema":"https://github.com/citation-style-language/schema/raw/master/csl-citation.json"}</w:instrText>
      </w:r>
      <w:r w:rsidR="001E2FDD" w:rsidRPr="007A7F2B">
        <w:fldChar w:fldCharType="separate"/>
      </w:r>
      <w:r w:rsidR="00FF0C42" w:rsidRPr="00FF0C42">
        <w:rPr>
          <w:noProof/>
        </w:rPr>
        <w:t>[20]</w:t>
      </w:r>
      <w:r w:rsidR="001E2FDD" w:rsidRPr="007A7F2B">
        <w:fldChar w:fldCharType="end"/>
      </w:r>
      <w:r w:rsidR="00DC5E68" w:rsidRPr="007A7F2B">
        <w:t xml:space="preserve">, Hsu et al. </w:t>
      </w:r>
      <w:r w:rsidR="00DE4C60" w:rsidRPr="007A7F2B">
        <w:fldChar w:fldCharType="begin" w:fldLock="1"/>
      </w:r>
      <w:r w:rsidR="00B10E86">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w:instrText>
      </w:r>
      <w:r w:rsidR="00B10E86" w:rsidRPr="00B10E86">
        <w:rPr>
          <w:lang w:val="fr-FR"/>
        </w:rPr>
        <w:instrText>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[21]","plainTextFormattedCitation":"[21]","previouslyFormattedCitation":"[21]"},"properties":{"noteIndex":0},"schema":"https://github.com/citation-style-language/schema/raw/master/csl-citation.json"}</w:instrText>
      </w:r>
      <w:r w:rsidR="00DE4C60" w:rsidRPr="007A7F2B">
        <w:fldChar w:fldCharType="separate"/>
      </w:r>
      <w:r w:rsidR="00FF0C42" w:rsidRPr="00FF0C42">
        <w:rPr>
          <w:noProof/>
          <w:lang w:val="fr-FR"/>
        </w:rPr>
        <w:t>[21]</w:t>
      </w:r>
      <w:r w:rsidR="00DE4C60" w:rsidRPr="007A7F2B">
        <w:fldChar w:fldCharType="end"/>
      </w:r>
      <w:r w:rsidR="00DC5E68" w:rsidRPr="007A7F2B">
        <w:rPr>
          <w:lang w:val="fr-FR"/>
        </w:rPr>
        <w:t xml:space="preserve">, Mali et al. </w:t>
      </w:r>
      <w:r w:rsidR="00DE4C60" w:rsidRPr="007A7F2B">
        <w:fldChar w:fldCharType="begin" w:fldLock="1"/>
      </w:r>
      <w:r w:rsidR="00B10E86">
        <w:rPr>
          <w:lang w:val="fr-FR"/>
        </w:rPr>
        <w:instrText>ADDIN CSL_CITATION {"citationItems":[{"id":"ITEM-1","itemData":{"DOI":"10.1038/nbt.2675","ISSN":"10870156","abstract":"Prokaryotic type II CRISPR-Cas systems can be adapted to enable targeted genome modifications across a range of eukaryotes. Here we engineer this system to enable RNA-guided genome regulation in human cells by tethering transcriptional activation domains either directly to a nuclease-null Cas9 protein or to an aptamer-modified single guide RNA (sgRNA). Using this functionality we developed a transcriptional activation-based assay to determine the landscape of off-target binding of sgRNA:Cas9 complexes and compared it with the off-target activity of transcription activator-like (TALs) effectors. Our results reveal that specificity profiles are sgRNA dependent, and that sgRNA:Cas9 complexes and 18-mer TAL effectors can potentially tolerate 1-3 and 1-2 target mismatches, respectively. By engineering a requirement for cooperativity through offset nicking for genome editing or through multiple synergistic sgRNAs for robust transcriptional activation, we suggest methods to mitigate off-target phenomena. Our results expand the versatility of the sgRNA:Cas9 tool and highlight the critical need to engineer improved specificity.","author":[{"dropping-particle":"","family":"Mali","given":"Prashant","non-dropping-particle":"","parse-names":false,"suffix":""},{"dropping-particle":"","family":"Aach","given":"John","non-dropping-particle":"","parse-names":false,"suffix":""},{"dropping-particle":"","family":"Stranges","given":"P. Benjamin","non-dropping-particle":"","parse-names":false,"suffix":""},{"dropping-particle":"","family":"Esvelt","given":"Kevin M.","non-dropping-particle":"","parse-names":false,"suffix":""},{"dropping-particle":"","family":"Moosburner","given":"Mark","non-dropping-particle":"","parse-names":false,"suffix":""},{"dropping-particle":"","family":"Kosuri","given":"Sriram","non-dropping-particle":"","parse-names":false,"suffix":""},{"dropping-particle":"","family":"Yang","given":"Luhan","non-dropping-particle":"","parse-names":false,"suffix":""},{"dropping-particle":"","family":"Church","given":"George M.","non-dropping-particle":"","parse-names":false,"suffix":""}],"container-title":"Nature Biotechnology","id":"ITEM-1","issued":{"date-parts":[["2013"]]},"title":"CAS9 transcriptional activators for target specificity screening and paired nickases for cooperative genome engineering","type":"article-journal"},"uris":["http://www.mendeley.com/documents/?uuid=97dc15af-0f44-4e06-a41e-c89c9f8ae4d0"]}],"mendeley":{"formattedCitation":"[22]","plainTextFormattedCitation":"[22]","previouslyFormattedCitation":"[22]"},"properties":{"noteIndex":0},"schema":"https://github.com/citation-style-language/schema/raw/master/csl-citation.json"}</w:instrText>
      </w:r>
      <w:r w:rsidR="00DE4C60" w:rsidRPr="007A7F2B">
        <w:fldChar w:fldCharType="separate"/>
      </w:r>
      <w:r w:rsidR="00FF0C42" w:rsidRPr="00FF0C42">
        <w:rPr>
          <w:noProof/>
          <w:lang w:val="fr-FR"/>
        </w:rPr>
        <w:t>[22]</w:t>
      </w:r>
      <w:r w:rsidR="00DE4C60" w:rsidRPr="007A7F2B">
        <w:fldChar w:fldCharType="end"/>
      </w:r>
      <w:r w:rsidR="00DC5E68" w:rsidRPr="007A7F2B">
        <w:rPr>
          <w:lang w:val="fr-FR"/>
        </w:rPr>
        <w:t xml:space="preserve">, and Pattanayak et al. </w:t>
      </w:r>
      <w:r w:rsidR="001E2FDD" w:rsidRPr="007A7F2B">
        <w:fldChar w:fldCharType="begin" w:fldLock="1"/>
      </w:r>
      <w:r w:rsidR="00B10E86">
        <w:rPr>
          <w:lang w:val="fr-FR"/>
        </w:rPr>
        <w:instrText>ADDIN CSL_CITATION {"citationItems":[{"id":"ITEM-1","itemData":{"DOI":"10.1038/nbt.2673","ISSN":"10870156","abstract":"The RNA-programmable Cas9 endonuclease cleaves double-stranded DNA at sites complementary to a 20-base-pair guide RNA. The Cas9 system has been used to modify genomes in multiple cells and organisms, demonstrating its potential as a facile genome-engineering tool. We used in vitro selection and high-throughput sequencing to determine the propensity of eight guide-RNA:Cas9 complexes to cleave each of 10 12 potential off-target DNA sequences. The selection results predicted five off-target sites in the human genome that were confirmed to undergo genome cleavage in HEK293T cells upon expressio n of one of two guide-RNA:Cas9 complexes. In contrast to previous models, our results show that guide-RNA:Cas9 specificity extends past a 7-to 12-base-pair seed sequence. Our results also suggest a tradeoff between activity and specificity both in vitro and in cells as a shorter, less-active guide RNA is more specific than a longer, more-active guide RNA. High concentrations of guide-RNA:Cas9 complexes can cleave off-target sites containing mutations near or within the PAM that are not cleaved when enzyme concentrations are limiting. © 2013 Nature America, Inc.","author":[{"dropping-particle":"","family":"Pattanayak","given":"Vikram","non-dropping-particle":"","parse-names":false,"suffix":""},{"dropping-particle":"","family":"Lin","given":"Steven","non-dropping-particle":"","parse-names":false,"suffix":""},{"dropping-particle":"","family":"Guilinger","given":"John P.","non-dropping-particle":"","parse-names":false,"suffix":""},{"dropping-particle":"","family":"Ma","given":"Enbo","non-dropping-particle":"","parse-names":false,"suffix":""},{"dropping-particle":"","family":"Doudna","given":"Jennifer A.","non-dropping-particle":"","parse-names":false,"suffix":""},{"dropping-particle":"","family":"Liu","given":"David R.","non-dropping-particle":"","parse-names":false,"suffix":""}],"container-title":"Nature Biotechnology","id":"ITEM-1","issued":{"date-parts":[["2013"]]},"title":"High-throughput profiling of off-target DNA cleavage reveals RNA-programmed Cas9 nuclease specificity","type":"article-journal"},"uris":["http://www.mendeley.com/documents/?uuid=8ebb8e8e-6623-4253-bca8-f3eca4d74fb6"]}],"mendeley":{"formattedCitation":"[23]","plainTextFormattedCitation":"[23]","previouslyFormattedCitation":"[23]"},"properties":{"noteIndex":0},"schema":"https://github.com/citation-style-language/schema/raw/master/csl-citation.json"}</w:instrText>
      </w:r>
      <w:r w:rsidR="001E2FDD" w:rsidRPr="007A7F2B">
        <w:fldChar w:fldCharType="separate"/>
      </w:r>
      <w:r w:rsidR="00FF0C42" w:rsidRPr="00FF0C42">
        <w:rPr>
          <w:noProof/>
          <w:lang w:val="fr-FR"/>
        </w:rPr>
        <w:t>[23]</w:t>
      </w:r>
      <w:r w:rsidR="001E2FDD" w:rsidRPr="007A7F2B">
        <w:fldChar w:fldCharType="end"/>
      </w:r>
      <w:r w:rsidR="00DE4C60" w:rsidRPr="007A7F2B">
        <w:rPr>
          <w:lang w:val="fr-FR"/>
        </w:rPr>
        <w:t>,</w:t>
      </w:r>
      <w:r w:rsidR="00DC5E68" w:rsidRPr="007A7F2B">
        <w:rPr>
          <w:lang w:val="fr-FR"/>
        </w:rPr>
        <w:t xml:space="preserve"> all show that Cas9 tolerates mismatches throughout the guide</w:t>
      </w:r>
      <w:r w:rsidR="00DE4C60" w:rsidRPr="007A7F2B">
        <w:rPr>
          <w:lang w:val="fr-FR"/>
        </w:rPr>
        <w:t xml:space="preserve"> RNA</w:t>
      </w:r>
      <w:r w:rsidR="00DC5E68" w:rsidRPr="007A7F2B">
        <w:rPr>
          <w:lang w:val="fr-FR"/>
        </w:rPr>
        <w:t xml:space="preserve"> sequence</w:t>
      </w:r>
      <w:r w:rsidR="002A61B0" w:rsidRPr="007A7F2B">
        <w:rPr>
          <w:lang w:val="fr-FR"/>
        </w:rPr>
        <w:t xml:space="preserve">. </w:t>
      </w:r>
      <w:r w:rsidR="002A61B0" w:rsidRPr="007A7F2B">
        <w:t>They show that</w:t>
      </w:r>
      <w:r w:rsidR="00D52256" w:rsidRPr="007A7F2B">
        <w:t xml:space="preserve"> the amount of</w:t>
      </w:r>
      <w:r w:rsidR="00DC5E68" w:rsidRPr="007A7F2B">
        <w:t xml:space="preserve"> </w:t>
      </w:r>
      <w:r w:rsidR="00D52256" w:rsidRPr="007A7F2B">
        <w:t xml:space="preserve">tolerated </w:t>
      </w:r>
      <w:r w:rsidR="002A61B0" w:rsidRPr="007A7F2B">
        <w:t xml:space="preserve">mismatches </w:t>
      </w:r>
      <w:r w:rsidR="00DC5E68" w:rsidRPr="007A7F2B">
        <w:t>depend on the</w:t>
      </w:r>
      <w:r w:rsidR="007A7F2B">
        <w:t>ir</w:t>
      </w:r>
      <w:r w:rsidR="00DC5E68" w:rsidRPr="007A7F2B">
        <w:t xml:space="preserve"> number, position and distribution.</w:t>
      </w:r>
      <w:r w:rsidR="007A7F2B" w:rsidRPr="007A7F2B">
        <w:t xml:space="preserve"> This gets supported by the data from Boyle et al. </w:t>
      </w:r>
      <w:r w:rsidR="007A7F2B">
        <w:fldChar w:fldCharType="begin" w:fldLock="1"/>
      </w:r>
      <w:r w:rsidR="00B10E86">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[24]","plainTextFormattedCitation":"[24]","previouslyFormattedCitation":"[24]"},"properties":{"noteIndex":0},"schema":"https://github.com/citation-style-language/schema/raw/master/csl-citation.json"}</w:instrText>
      </w:r>
      <w:r w:rsidR="007A7F2B">
        <w:fldChar w:fldCharType="separate"/>
      </w:r>
      <w:r w:rsidR="00FF0C42" w:rsidRPr="00FF0C42">
        <w:rPr>
          <w:noProof/>
        </w:rPr>
        <w:t>[24]</w:t>
      </w:r>
      <w:r w:rsidR="007A7F2B">
        <w:fldChar w:fldCharType="end"/>
      </w:r>
      <w:r w:rsidR="007A7F2B">
        <w:t xml:space="preserve"> </w:t>
      </w:r>
      <w:r w:rsidR="007A7F2B" w:rsidRPr="007A7F2B">
        <w:t xml:space="preserve">and Finkelstein et al. </w:t>
      </w:r>
      <w:r w:rsidR="007A7F2B">
        <w:fldChar w:fldCharType="begin" w:fldLock="1"/>
      </w:r>
      <w:r w:rsidR="00B10E86">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B10E86">
        <w:rPr>
          <w:rFonts w:ascii="Cambria Math" w:hAnsi="Cambria Math" w:cs="Cambria Math"/>
        </w:rPr>
        <w:instrText>∼</w:instrText>
      </w:r>
      <w:r w:rsidR="00B10E86">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[25]","plainTextFormattedCitation":"[25]","previouslyFormattedCitation":"[25]"},"properties":{"noteIndex":0},"schema":"https://github.com/citation-style-language/schema/raw/master/csl-citation.json"}</w:instrText>
      </w:r>
      <w:r w:rsidR="007A7F2B">
        <w:fldChar w:fldCharType="separate"/>
      </w:r>
      <w:r w:rsidR="00FF0C42" w:rsidRPr="00FF0C42">
        <w:rPr>
          <w:noProof/>
        </w:rPr>
        <w:t>[25]</w:t>
      </w:r>
      <w:r w:rsidR="007A7F2B">
        <w:fldChar w:fldCharType="end"/>
      </w:r>
      <w:r w:rsidR="007A7F2B">
        <w:t xml:space="preserve"> </w:t>
      </w:r>
      <w:r w:rsidR="007A7F2B" w:rsidRPr="007A7F2B">
        <w:t>that we will use for this thesis.</w:t>
      </w:r>
      <w:r w:rsidR="00DE4C60" w:rsidRPr="007A7F2B">
        <w:t xml:space="preserve"> Hsu </w:t>
      </w:r>
      <w:r w:rsidR="00DE4C60" w:rsidRPr="007A7F2B">
        <w:fldChar w:fldCharType="begin" w:fldLock="1"/>
      </w:r>
      <w:r w:rsidR="00B10E86">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[21]","plainTextFormattedCitation":"[21]","previouslyFormattedCitation":"[21]"},"properties":{"noteIndex":0},"schema":"https://github.com/citation-style-language/schema/raw/master/csl-citation.json"}</w:instrText>
      </w:r>
      <w:r w:rsidR="00DE4C60" w:rsidRPr="007A7F2B">
        <w:fldChar w:fldCharType="separate"/>
      </w:r>
      <w:r w:rsidR="00FF0C42" w:rsidRPr="00FF0C42">
        <w:rPr>
          <w:noProof/>
        </w:rPr>
        <w:t>[21]</w:t>
      </w:r>
      <w:r w:rsidR="00DE4C60" w:rsidRPr="007A7F2B">
        <w:fldChar w:fldCharType="end"/>
      </w:r>
      <w:r w:rsidR="00DE4C60" w:rsidRPr="007A7F2B">
        <w:t xml:space="preserve"> and Pattanayak </w:t>
      </w:r>
      <w:r w:rsidR="00DE4C60" w:rsidRPr="007A7F2B">
        <w:fldChar w:fldCharType="begin" w:fldLock="1"/>
      </w:r>
      <w:r w:rsidR="00B10E86">
        <w:instrText>ADDIN CSL_CITATION {"citationItems":[{"id":"ITEM-1","itemData":{"DOI":"10.1038/nbt.2673","ISSN":"10870156","abstract":"The RNA-programmable Cas9 endonuclease cleaves double-stranded DNA at sites complementary to a 20-base-pair guide RNA. The Cas9 system has been used to modify genomes in multiple cells and organisms, demonstrating its potential as a facile genome-engineering tool. We used in vitro selection and high-throughput sequencing to determine the propensity of eight guide-RNA:Cas9 complexes to cleave each of 10 12 potential off-target DNA sequences. The selection results predicted five off-target sites in the human genome that were confirmed to undergo genome cleavage in HEK293T cells upon expressio n of one of two guide-RNA:Cas9 complexes. In contrast to previous models, our results show that guide-RNA:Cas9 specificity extends past a 7-to 12-base-pair seed sequence. Our results also suggest a tradeoff between activity and specificity both in vitro and in cells as a shorter, less-active guide RNA is more specific than a longer, more-active guide RNA. High concentrations of guide-RNA:Cas9 complexes can cleave off-target sites containing mutations near or within the PAM that are not cleaved when enzyme concentrations are limiting. © 2013 Nature America, Inc.","author":[{"dropping-particle":"","family":"Pattanayak","given":"Vikram","non-dropping-particle":"","parse-names":false,"suffix":""},{"dropping-particle":"","family":"Lin","given":"Steven","non-dropping-particle":"","parse-names":false,"suffix":""},{"dropping-particle":"","family":"Guilinger","given":"John P.","non-dropping-particle":"","parse-names":false,"suffix":""},{"dropping-particle":"","family":"Ma","given":"Enbo","non-dropping-particle":"","parse-names":false,"suffix":""},{"dropping-particle":"","family":"Doudna","given":"Jennifer A.","non-dropping-particle":"","parse-names":false,"suffix":""},{"dropping-particle":"","family":"Liu","given":"David R.","non-dropping-particle":"","parse-names":false,"suffix":""}],"container-title":"Nature Biotechnology","id":"ITEM-1","issued":{"date-parts":[["2013"]]},"title":"High-throughput profiling of off-target DNA cleavage reveals RNA-programmed Cas9 nuclease specificity","type":"article-journal"},"uris":["http://www.mendeley.com/documents/?uuid=8ebb8e8e-6623-4253-bca8-f3eca4d74fb6"]}],"mendeley":{"formattedCitation":"[23]","plainTextFormattedCitation":"[23]","previouslyFormattedCitation":"[23]"},"properties":{"noteIndex":0},"schema":"https://github.com/citation-style-language/schema/raw/master/csl-citation.json"}</w:instrText>
      </w:r>
      <w:r w:rsidR="00DE4C60" w:rsidRPr="007A7F2B">
        <w:fldChar w:fldCharType="separate"/>
      </w:r>
      <w:r w:rsidR="00FF0C42" w:rsidRPr="00FF0C42">
        <w:rPr>
          <w:noProof/>
        </w:rPr>
        <w:t>[23]</w:t>
      </w:r>
      <w:r w:rsidR="00DE4C60" w:rsidRPr="007A7F2B">
        <w:fldChar w:fldCharType="end"/>
      </w:r>
      <w:r w:rsidR="00DE4C60" w:rsidRPr="007A7F2B">
        <w:t xml:space="preserve"> also showed that mismatches appear to be better tolerated at high concentrations of Cas9.</w:t>
      </w:r>
      <w:r w:rsidR="00DC5E68" w:rsidRPr="007A7F2B">
        <w:t xml:space="preserve"> </w:t>
      </w:r>
      <w:r w:rsidR="00EA66B2" w:rsidRPr="007A7F2B">
        <w:t xml:space="preserve">On top of that, </w:t>
      </w:r>
      <w:r w:rsidR="00DC5E68" w:rsidRPr="007A7F2B">
        <w:t xml:space="preserve">Wu et al. </w:t>
      </w:r>
      <w:r w:rsidR="00DE4C60" w:rsidRPr="007A7F2B">
        <w:fldChar w:fldCharType="begin" w:fldLock="1"/>
      </w:r>
      <w:r w:rsidR="00B10E86">
        <w:instrText>ADDIN CSL_CITATION {"citationItems":[{"id":"ITEM-1","itemData":{"DOI":"10.1038/nbt.2889","ISSN":"15461696","abstract":"Bacterial type II CRISPR-Cas9 systems have been widely adapted for RNA-guided genome editing and transcription regulation in eukaryotic cells, yet their in vivo target specificity is poorly understood. Here we mapped genome-wide binding sites of a catalytically inactive Cas9 (dCas9) from Streptococcus pyogenes loaded with single guide RNAs (sgRNAs) in mouse embryonic stem cells (mESCs). Each of the four sgRNAs we tested targets dCas9 to between tens and thousands of genomic sites, frequently characterized by a 5-nucleotide seed region in the sgRNA and an NGG protospacer adjacent motif (PAM). Chromatin inaccessibility decreases dCas9 binding to other sites with matching seed sequences; thus 70% of off-target sites are associated with genes. Targeted sequencing of 295 dCas9 binding sites in mESCs transfected with catalytically active Cas9 identified only one site mutated above background levels. We propose a two-state model for Cas9 binding and cleavage, in which a seed match triggers binding but extensive pairing with target DNA is required for cleavage.","author":[{"dropping-particle":"","family":"Wu","given":"Xuebing","non-dropping-particle":"","parse-names":false,"suffix":""},{"dropping-particle":"","family":"Scott","given":"David A.","non-dropping-particle":"","parse-names":false,"suffix":""},{"dropping-particle":"","family":"Kriz","given":"Andrea J.","non-dropping-particle":"","parse-names":false,"suffix":""},{"dropping-particle":"","family":"Chiu","given":"Anthony C.","non-dropping-particle":"","parse-names":false,"suffix":""},{"dropping-particle":"","family":"Hsu","given":"Patrick D.","non-dropping-particle":"","parse-names":false,"suffix":""},{"dropping-particle":"","family":"Dadon","given":"Daniel B.","non-dropping-particle":"","parse-names":false,"suffix":""},{"dropping-particle":"","family":"Cheng","given":"Albert W.","non-dropping-particle":"","parse-names":false,"suffix":""},{"dropping-particle":"","family":"Trevino","given":"Alexandro E.","non-dropping-particle":"","parse-names":false,"suffix":""},{"dropping-particle":"","family":"Konermann","given":"Silvana","non-dropping-particle":"","parse-names":false,"suffix":""},{"dropping-particle":"","family":"Chen","given":"Sidi","non-dropping-particle":"","parse-names":false,"suffix":""},{"dropping-particle":"","family":"Jaenisch","given":"Rudolf","non-dropping-particle":"","parse-names":false,"suffix":""},{"dropping-particle":"","family":"Zhang","given":"Feng","non-dropping-particle":"","parse-names":false,"suffix":""},{"dropping-particle":"","family":"Sharp","given":"Phillip A.","non-dropping-particle":"","parse-names":false,"suffix":""}],"container-title":"Nature Biotechnology","id":"ITEM-1","issued":{"date-parts":[["2014"]]},"title":"Genome-wide binding of the CRISPR endonuclease Cas9 in mammalian cells","type":"article-journal"},"uris":["http://www.mendeley.com/documents/?uuid=841a3409-3b80-47ae-a088-7e805cd6b472"]}],"mendeley":{"formattedCitation":"[26]","plainTextFormattedCitation":"[26]","previouslyFormattedCitation":"[26]"},"properties":{"noteIndex":0},"schema":"https://github.com/citation-style-language/schema/raw/master/csl-citation.json"}</w:instrText>
      </w:r>
      <w:r w:rsidR="00DE4C60" w:rsidRPr="007A7F2B">
        <w:fldChar w:fldCharType="separate"/>
      </w:r>
      <w:r w:rsidR="00FF0C42" w:rsidRPr="00FF0C42">
        <w:rPr>
          <w:noProof/>
        </w:rPr>
        <w:t>[26]</w:t>
      </w:r>
      <w:r w:rsidR="00DE4C60" w:rsidRPr="007A7F2B">
        <w:fldChar w:fldCharType="end"/>
      </w:r>
      <w:r w:rsidR="00DE4C60" w:rsidRPr="007A7F2B">
        <w:t xml:space="preserve"> </w:t>
      </w:r>
      <w:r w:rsidR="00DC5E68" w:rsidRPr="007A7F2B">
        <w:t xml:space="preserve">showed that Cas9 indeed </w:t>
      </w:r>
      <w:r w:rsidR="00BC2C4A">
        <w:t xml:space="preserve">has </w:t>
      </w:r>
      <w:r w:rsidR="00DC5E68" w:rsidRPr="007A7F2B">
        <w:t xml:space="preserve">many off-target binding sites, but would only cleave a small fraction of them. </w:t>
      </w:r>
    </w:p>
    <w:p w14:paraId="1AE8737B" w14:textId="4006E313" w:rsidR="00C52DF1" w:rsidRDefault="00377C9C" w:rsidP="002C0C44">
      <w:r w:rsidRPr="007A7F2B">
        <w:t>From these experiments people have tried to come up with empirical rules</w:t>
      </w:r>
      <w:r w:rsidR="00563270" w:rsidRPr="007A7F2B">
        <w:t xml:space="preserve"> and models</w:t>
      </w:r>
      <w:r w:rsidRPr="007A7F2B">
        <w:t xml:space="preserve"> to predict off-targets</w:t>
      </w:r>
      <w:r w:rsidR="00563270" w:rsidRPr="007A7F2B">
        <w:t xml:space="preserve">, using different approaches. Several bioinformatics models have been produced to try and evaluate the potential off-target sites. For example, the model from Hsu et al. </w:t>
      </w:r>
      <w:r w:rsidR="00563270" w:rsidRPr="007A7F2B">
        <w:fldChar w:fldCharType="begin" w:fldLock="1"/>
      </w:r>
      <w:r w:rsidR="00B10E86">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[21]","plainTextFormattedCitation":"[21]","previouslyFormattedCitation":"[21]"},"properties":{"noteIndex":0},"schema":"https://github.com/citation-style-language/schema/raw/master/csl-citation.json"}</w:instrText>
      </w:r>
      <w:r w:rsidR="00563270" w:rsidRPr="007A7F2B">
        <w:fldChar w:fldCharType="separate"/>
      </w:r>
      <w:r w:rsidR="00FF0C42" w:rsidRPr="00FF0C42">
        <w:rPr>
          <w:noProof/>
        </w:rPr>
        <w:t>[21]</w:t>
      </w:r>
      <w:r w:rsidR="00563270" w:rsidRPr="007A7F2B">
        <w:fldChar w:fldCharType="end"/>
      </w:r>
      <w:r w:rsidR="00563270" w:rsidRPr="007A7F2B">
        <w:t xml:space="preserve"> and a model from</w:t>
      </w:r>
      <w:r w:rsidR="00192D71" w:rsidRPr="007A7F2B">
        <w:t xml:space="preserve"> Stemmer et al. </w:t>
      </w:r>
      <w:r w:rsidR="00192D71" w:rsidRPr="007A7F2B">
        <w:fldChar w:fldCharType="begin" w:fldLock="1"/>
      </w:r>
      <w:r w:rsidR="00B10E86">
        <w:instrText>ADDIN CSL_CITATION {"citationItems":[{"id":"ITEM-1","itemData":{"DOI":"10.1371/journal.pone.0124633","ISSN":"1932-6203","PMID":"25909470","abstract":"Engineering of the CRISPR/Cas9 system has opened a plethora of new opportunities for site-directed mutagenesis and targeted genome modification. Fundamental to this is a stretch of twenty nucleotides at the 5' end of a guide RNA that provides specificity to the bound Cas9 endonuclease. Since a sequence of twenty nucleotides can occur multiple times in a given genome and some mismatches seem to be accepted by the CRISPR/Cas9 complex, an efficient and reliable in silico selection and evaluation of the targeting site is key prerequisite for the experimental success. Here we present the CRISPR/Cas9 target online predictor (CCTop, http://crispr.cos.uni-heidelberg.de) to overcome limitations of already available tools. CCTop provides an intuitive user interface with reasonable default parameters that can easily be tuned by the user. From a given query sequence, CCTop identifies and ranks all candidate sgRNA target sites according to their off-target quality and displays full documentation. CCTop was experimentally validated for gene inactivation, non-homologous end-joining as well as homology directed repair. Thus, CCTop provides the bench biologist with a tool for the rapid and efficient identification of high quality target sites.","author":[{"dropping-particle":"","family":"Stemmer","given":"Manuel","non-dropping-particle":"","parse-names":false,"suffix":""},{"dropping-particle":"","family":"Thumberger","given":"Thomas","non-dropping-particle":"","parse-names":false,"suffix":""},{"dropping-particle":"","family":"Sol Keyer","given":"Maria","non-dropping-particle":"Del","parse-names":false,"suffix":""},{"dropping-particle":"","family":"Wittbrodt","given":"Joachim","non-dropping-particle":"","parse-names":false,"suffix":""},{"dropping-particle":"","family":"Mateo","given":"Juan L","non-dropping-particle":"","parse-names":false,"suffix":""}],"container-title":"PloS one","id":"ITEM-1","issued":{"date-parts":[["2015"]]},"title":"CCTop: An Intuitive, Flexible and Reliable CRISPR/Cas9 Target Prediction Tool.","type":"article-journal"},"uris":["http://www.mendeley.com/documents/?uuid=95d175f5-dbec-4be9-8ba9-876622fcb65c"]}],"mendeley":{"formattedCitation":"[27]","plainTextFormattedCitation":"[27]","previouslyFormattedCitation":"[27]"},"properties":{"noteIndex":0},"schema":"https://github.com/citation-style-language/schema/raw/master/csl-citation.json"}</w:instrText>
      </w:r>
      <w:r w:rsidR="00192D71" w:rsidRPr="007A7F2B">
        <w:fldChar w:fldCharType="separate"/>
      </w:r>
      <w:r w:rsidR="00FF0C42" w:rsidRPr="00FF0C42">
        <w:rPr>
          <w:noProof/>
        </w:rPr>
        <w:t>[27]</w:t>
      </w:r>
      <w:r w:rsidR="00192D71" w:rsidRPr="007A7F2B">
        <w:fldChar w:fldCharType="end"/>
      </w:r>
      <w:r w:rsidR="00192D71" w:rsidRPr="007A7F2B">
        <w:t xml:space="preserve">, use empirically determined scoring </w:t>
      </w:r>
      <w:r w:rsidR="00E27D46" w:rsidRPr="007A7F2B">
        <w:t>algorithms</w:t>
      </w:r>
      <w:r w:rsidR="00192D71" w:rsidRPr="007A7F2B">
        <w:t xml:space="preserve"> to quantify off-target cleavage. Doench et al. </w:t>
      </w:r>
      <w:r w:rsidR="00E27D46" w:rsidRPr="007A7F2B">
        <w:fldChar w:fldCharType="begin" w:fldLock="1"/>
      </w:r>
      <w:r w:rsidR="00B10E86">
        <w:instrText>ADDIN CSL_CITATION {"citationItems":[{"id":"ITEM-1","itemData":{"DOI":"10.1038/nbt.3437","ISSN":"1546-1696","PMID":"26780180","abstract":"CRISPR-Cas9-based genetic screens are a powerful new tool in biology. By simply altering the sequence of the single-guide RNA (sgRNA), one can reprogram Cas9 to target different sites in the genome with relative ease, but the on-target activity and off-target effects of individual sgRNAs can vary widely. Here, we use recently devised sgRNA design rules to create human and mouse genome-wide libraries, perform positive and negative selection screens and observe that the use of these rules produced improved results. Additionally, we profile the off-target activity of thousands of sgRNAs and develop a metric to predict off-target sites. We incorporate these findings from large-scale, empirical data to improve our computational design rules and create optimized sgRNA libraries that maximize on-target activity and minimize off-target effects to enable more effective and efficient genetic screens and genome engineering.","author":[{"dropping-particle":"","family":"Doench","given":"John G","non-dropping-particle":"","parse-names":false,"suffix":""},{"dropping-particle":"","family":"Fusi","given":"Nicolo","non-dropping-particle":"","parse-names":false,"suffix":""},{"dropping-particle":"","family":"Sullender","given":"Meagan","non-dropping-particle":"","parse-names":false,"suffix":""},{"dropping-particle":"","family":"Hegde","given":"Mudra","non-dropping-particle":"","parse-names":false,"suffix":""},{"dropping-particle":"","family":"Vaimberg","given":"Emma W","non-dropping-particle":"","parse-names":false,"suffix":""},{"dropping-particle":"","family":"Donovan","given":"Katherine F","non-dropping-particle":"","parse-names":false,"suffix":""},{"dropping-particle":"","family":"Smith","given":"Ian","non-dropping-particle":"","parse-names":false,"suffix":""},{"dropping-particle":"","family":"Tothova","given":"Zuzana","non-dropping-particle":"","parse-names":false,"suffix":""},{"dropping-particle":"","family":"Wilen","given":"Craig","non-dropping-particle":"","parse-names":false,"suffix":""},{"dropping-particle":"","family":"Orchard","given":"Robert","non-dropping-particle":"","parse-names":false,"suffix":""},{"dropping-particle":"","family":"Virgin","given":"Herbert W","non-dropping-particle":"","parse-names":false,"suffix":""},{"dropping-particle":"","family":"Listgarten","given":"Jennifer","non-dropping-particle":"","parse-names":false,"suffix":""},{"dropping-particle":"","family":"Root","given":"David E","non-dropping-particle":"","parse-names":false,"suffix":""}],"container-title":"Nature biotechnology","id":"ITEM-1","issued":{"date-parts":[["2016"]]},"title":"Optimized sgRNA design to maximize activity and minimize off-target effects of CRISPR-Cas9.","type":"article-journal"},"uris":["http://www.mendeley.com/documents/?uuid=a7fbf2c8-35e6-466f-880a-dde51c4a074d"]}],"mendeley":{"formattedCitation":"[28]","plainTextFormattedCitation":"[28]","previouslyFormattedCitation":"[28]"},"properties":{"noteIndex":0},"schema":"https://github.com/citation-style-language/schema/raw/master/csl-citation.json"}</w:instrText>
      </w:r>
      <w:r w:rsidR="00E27D46" w:rsidRPr="007A7F2B">
        <w:fldChar w:fldCharType="separate"/>
      </w:r>
      <w:r w:rsidR="00FF0C42" w:rsidRPr="00FF0C42">
        <w:rPr>
          <w:noProof/>
        </w:rPr>
        <w:t>[28]</w:t>
      </w:r>
      <w:r w:rsidR="00E27D46" w:rsidRPr="007A7F2B">
        <w:fldChar w:fldCharType="end"/>
      </w:r>
      <w:r w:rsidR="00192D71" w:rsidRPr="007A7F2B">
        <w:t xml:space="preserve"> proposed the cutting frequency determination (CFD) score to calculate the off-target potential of sgRNA-DNA interactions</w:t>
      </w:r>
      <w:r w:rsidRPr="007A7F2B">
        <w:t>.</w:t>
      </w:r>
      <w:r w:rsidR="00192D71" w:rsidRPr="007A7F2B">
        <w:t xml:space="preserve"> </w:t>
      </w:r>
      <w:r w:rsidR="00BF4FE3">
        <w:t xml:space="preserve">However, </w:t>
      </w:r>
      <w:r w:rsidR="00277EDA" w:rsidRPr="007A7F2B">
        <w:t>more physical approaches exist</w:t>
      </w:r>
      <w:r w:rsidR="00BF4FE3">
        <w:t xml:space="preserve"> as well</w:t>
      </w:r>
      <w:r w:rsidR="00277EDA" w:rsidRPr="007A7F2B">
        <w:t>. I</w:t>
      </w:r>
      <w:r w:rsidR="001F38DC" w:rsidRPr="007A7F2B">
        <w:t>n a recently published paper,</w:t>
      </w:r>
      <w:r w:rsidR="00D52256" w:rsidRPr="007A7F2B">
        <w:t xml:space="preserve"> Zhang et al. </w:t>
      </w:r>
      <w:r w:rsidR="00D52256" w:rsidRPr="007A7F2B">
        <w:fldChar w:fldCharType="begin" w:fldLock="1"/>
      </w:r>
      <w:r w:rsidR="00B10E86">
        <w:instrText>ADDIN CSL_CITATION {"citationItems":[{"id":"ITEM-1","itemData":{"DOI":"10.1073/pnas.1820523116","ISSN":"0027-8424","abstract":"While CRISPR/Cas9 is a powerful tool in genome engineering, the on-target activity and off-target effects of the system widely vary because of the differences in guide RNA (gRNA) sequences and genomic environments. Traditional approaches rely on separate models and parameters to treat on- and off-target cleavage activities. Here, we demonstrate that a free-energy scheme dominates the Cas9 editing efficacy and delineate a method that simultaneously considers on-target activities and off-target effects. While data-driven machine-learning approaches learn rules to model particular datasets, they may not be as transferrable to new systems or capable of producing new mechanistic insights as principled physical approaches. By integrating the energetics of R-loop formation under Cas9 binding, the effect of the protospacer adjacent motif sequence, and the folding stability of the whole single guide RNA, we devised a unified, physical model that can apply to any cleavage-activity dataset. This unified framework improves predictions for both on-target activities and off-target efficiencies of spCas9 and may be readily transferred to other systems with different guide RNAs or Cas9 ortholog proteins.","author":[{"dropping-particle":"","family":"Zhang","given":"Dong","non-dropping-particle":"","parse-names":false,"suffix":""},{"dropping-particle":"","family":"Hurst","given":"Travis","non-dropping-particle":"","parse-names":false,"suffix":""},{"dropping-particle":"","family":"Duan","given":"Dongsheng","non-dropping-particle":"","parse-names":false,"suffix":""},{"dropping-particle":"","family":"Chen","given":"Shi-Jie","non-dropping-particle":"","parse-names":false,"suffix":""}],"container-title":"Proceedings of the National Academy of Sciences","id":"ITEM-1","issue":"18","issued":{"date-parts":[["2019"]]},"page":"201820523","title":"Unified energetics analysis unravels SpCas9 cleavage activity for optimal gRNA design","type":"article-journal","volume":"116"},"uris":["http://www.mendeley.com/documents/?uuid=074de4bf-ee48-4080-a231-e836f2061f08"]}],"mendeley":{"formattedCitation":"[29]","plainTextFormattedCitation":"[29]","previouslyFormattedCitation":"[29]"},"properties":{"noteIndex":0},"schema":"https://github.com/citation-style-language/schema/raw/master/csl-citation.json"}</w:instrText>
      </w:r>
      <w:r w:rsidR="00D52256" w:rsidRPr="007A7F2B">
        <w:fldChar w:fldCharType="separate"/>
      </w:r>
      <w:r w:rsidR="00FF0C42" w:rsidRPr="00FF0C42">
        <w:rPr>
          <w:noProof/>
        </w:rPr>
        <w:t>[29]</w:t>
      </w:r>
      <w:r w:rsidR="00D52256" w:rsidRPr="007A7F2B">
        <w:fldChar w:fldCharType="end"/>
      </w:r>
      <w:r w:rsidR="00D52256" w:rsidRPr="007A7F2B">
        <w:t xml:space="preserve"> </w:t>
      </w:r>
      <w:r w:rsidR="001F38DC" w:rsidRPr="007A7F2B">
        <w:t xml:space="preserve">show their </w:t>
      </w:r>
      <w:r w:rsidR="00D52256" w:rsidRPr="007A7F2B">
        <w:t>model</w:t>
      </w:r>
      <w:r w:rsidR="00BC2C4A">
        <w:t xml:space="preserve"> that is</w:t>
      </w:r>
      <w:r w:rsidR="00D52256" w:rsidRPr="007A7F2B">
        <w:t xml:space="preserve"> based on the free-energy scheme of Cas9</w:t>
      </w:r>
      <w:r w:rsidR="00BC2C4A">
        <w:t xml:space="preserve">. They hope this model </w:t>
      </w:r>
      <w:r w:rsidR="00D52256" w:rsidRPr="007A7F2B">
        <w:t xml:space="preserve">will be transferable to other </w:t>
      </w:r>
      <w:r w:rsidR="001F38DC" w:rsidRPr="007A7F2B">
        <w:t xml:space="preserve">Cas </w:t>
      </w:r>
      <w:r w:rsidR="00C36AAB">
        <w:t>proteins</w:t>
      </w:r>
      <w:r w:rsidR="001F38DC" w:rsidRPr="007A7F2B">
        <w:t>, since it is based on solely physics</w:t>
      </w:r>
      <w:r w:rsidR="00D52256" w:rsidRPr="007A7F2B">
        <w:t>.</w:t>
      </w:r>
      <w:r w:rsidR="00E27D46" w:rsidRPr="007A7F2B">
        <w:t xml:space="preserve"> </w:t>
      </w:r>
      <w:r w:rsidR="00BC2C4A">
        <w:t>However,</w:t>
      </w:r>
      <w:r w:rsidRPr="007A7F2B">
        <w:t xml:space="preserve"> no generally accepted model exists</w:t>
      </w:r>
      <w:r w:rsidR="00BC2C4A">
        <w:t xml:space="preserve"> so far</w:t>
      </w:r>
      <w:r w:rsidRPr="007A7F2B">
        <w:t xml:space="preserve">. </w:t>
      </w:r>
    </w:p>
    <w:p w14:paraId="24379BB7" w14:textId="3F348E74" w:rsidR="00543DE1" w:rsidRPr="007A7F2B" w:rsidRDefault="00820097" w:rsidP="00820097">
      <w:pPr>
        <w:pStyle w:val="Heading1"/>
      </w:pPr>
      <w:bookmarkStart w:id="19" w:name="_Toc11673058"/>
      <w:bookmarkStart w:id="20" w:name="_Toc11673077"/>
      <w:r>
        <w:t>The research of the Martin Depken group</w:t>
      </w:r>
      <w:bookmarkEnd w:id="19"/>
      <w:bookmarkEnd w:id="20"/>
    </w:p>
    <w:p w14:paraId="468E856C" w14:textId="4AFED235" w:rsidR="00F84523" w:rsidRPr="007A7F2B" w:rsidRDefault="00543DE1" w:rsidP="00F84523">
      <w:pPr>
        <w:spacing w:after="0"/>
      </w:pPr>
      <w:r>
        <w:t xml:space="preserve">The group of Martin Depken at TU Delft is trying to build </w:t>
      </w:r>
      <w:r w:rsidR="00D52256" w:rsidRPr="007A7F2B">
        <w:t>a model for CRISPR-</w:t>
      </w:r>
      <w:r>
        <w:t>Cas</w:t>
      </w:r>
      <w:r w:rsidR="00377C9C" w:rsidRPr="007A7F2B">
        <w:t xml:space="preserve"> as well. We are building a kinetic model</w:t>
      </w:r>
      <w:r w:rsidR="00F84523" w:rsidRPr="007A7F2B">
        <w:t xml:space="preserve">, based on the amount of free energy, </w:t>
      </w:r>
      <w:r w:rsidR="00377C9C" w:rsidRPr="007A7F2B">
        <w:t xml:space="preserve">in </w:t>
      </w:r>
      <w:r w:rsidR="007A7F2B">
        <w:t>the</w:t>
      </w:r>
      <w:r w:rsidR="00377C9C" w:rsidRPr="007A7F2B">
        <w:t xml:space="preserve"> hope to be able to predict the probability of binding to an off-target sequence</w:t>
      </w:r>
      <w:r w:rsidR="00377C9C" w:rsidRPr="00BF4FE3">
        <w:t>.</w:t>
      </w:r>
      <w:r w:rsidR="00D52256" w:rsidRPr="00BF4FE3">
        <w:t xml:space="preserve"> This approach is in some ways similar to the approach of Zhang et al. </w:t>
      </w:r>
      <w:r w:rsidR="00D52256" w:rsidRPr="00BF4FE3">
        <w:fldChar w:fldCharType="begin" w:fldLock="1"/>
      </w:r>
      <w:r w:rsidR="00B10E86">
        <w:instrText>ADDIN CSL_CITATION {"citationItems":[{"id":"ITEM-1","itemData":{"DOI":"10.1073/pnas.1820523116","ISSN":"0027-8424","abstract":"While CRISPR/Cas9 is a powerful tool in genome engineering, the on-target activity and off-target effects of the system widely vary because of the differences in guide RNA (gRNA) sequences and genomic environments. Traditional approaches rely on separate models and parameters to treat on- and off-target cleavage activities. Here, we demonstrate that a free-energy scheme dominates the Cas9 editing efficacy and delineate a method that simultaneously considers on-target activities and off-target effects. While data-driven machine-learning approaches learn rules to model particular datasets, they may not be as transferrable to new systems or capable of producing new mechanistic insights as principled physical approaches. By integrating the energetics of R-loop formation under Cas9 binding, the effect of the protospacer adjacent motif sequence, and the folding stability of the whole single guide RNA, we devised a unified, physical model that can apply to any cleavage-activity dataset. This unified framework improves predictions for both on-target activities and off-target efficiencies of spCas9 and may be readily transferred to other systems with different guide RNAs or Cas9 ortholog proteins.","author":[{"dropping-particle":"","family":"Zhang","given":"Dong","non-dropping-particle":"","parse-names":false,"suffix":""},{"dropping-particle":"","family":"Hurst","given":"Travis","non-dropping-particle":"","parse-names":false,"suffix":""},{"dropping-particle":"","family":"Duan","given":"Dongsheng","non-dropping-particle":"","parse-names":false,"suffix":""},{"dropping-particle":"","family":"Chen","given":"Shi-Jie","non-dropping-particle":"","parse-names":false,"suffix":""}],"container-title":"Proceedings of the National Academy of Sciences","id":"ITEM-1","issue":"18","issued":{"date-parts":[["2019"]]},"page":"201820523","title":"Unified energetics analysis unravels SpCas9 cleavage activity for optimal gRNA design","type":"article-journal","volume":"116"},"uris":["http://www.mendeley.com/documents/?uuid=074de4bf-ee48-4080-a231-e836f2061f08"]}],"mendeley":{"formattedCitation":"[29]","plainTextFormattedCitation":"[29]","previouslyFormattedCitation":"[29]"},"properties":{"noteIndex":0},"schema":"https://github.com/citation-style-language/schema/raw/master/csl-citation.json"}</w:instrText>
      </w:r>
      <w:r w:rsidR="00D52256" w:rsidRPr="00BF4FE3">
        <w:fldChar w:fldCharType="separate"/>
      </w:r>
      <w:r w:rsidR="00FF0C42" w:rsidRPr="00FF0C42">
        <w:rPr>
          <w:noProof/>
        </w:rPr>
        <w:t>[29]</w:t>
      </w:r>
      <w:r w:rsidR="00D52256" w:rsidRPr="00BF4FE3">
        <w:fldChar w:fldCharType="end"/>
      </w:r>
      <w:r w:rsidR="00BF4FE3" w:rsidRPr="00BF4FE3">
        <w:t xml:space="preserve"> (for a comparison: see discussion </w:t>
      </w:r>
      <w:r w:rsidR="002B0129">
        <w:t>(</w:t>
      </w:r>
      <w:r w:rsidR="00BF4FE3" w:rsidRPr="00BF4FE3">
        <w:t>section</w:t>
      </w:r>
      <w:r w:rsidR="002B0129">
        <w:t xml:space="preserve"> </w:t>
      </w:r>
      <w:r w:rsidR="002B0129">
        <w:fldChar w:fldCharType="begin"/>
      </w:r>
      <w:r w:rsidR="002B0129">
        <w:instrText xml:space="preserve"> REF _Ref11096954 \r \h </w:instrText>
      </w:r>
      <w:r w:rsidR="002B0129">
        <w:fldChar w:fldCharType="separate"/>
      </w:r>
      <w:r w:rsidR="00985334">
        <w:t>7</w:t>
      </w:r>
      <w:r w:rsidR="002B0129">
        <w:fldChar w:fldCharType="end"/>
      </w:r>
      <w:r w:rsidR="002B0129">
        <w:t>…)</w:t>
      </w:r>
      <w:r w:rsidR="00BF4FE3" w:rsidRPr="00BF4FE3">
        <w:t>)</w:t>
      </w:r>
      <w:r w:rsidR="00F84523" w:rsidRPr="00BF4FE3">
        <w:t>. The</w:t>
      </w:r>
      <w:r w:rsidR="00F84523" w:rsidRPr="007A7F2B">
        <w:t xml:space="preserve"> advantage of having a </w:t>
      </w:r>
      <w:r>
        <w:t>kinetic</w:t>
      </w:r>
      <w:r w:rsidR="00F84523" w:rsidRPr="007A7F2B">
        <w:t xml:space="preserve"> model instead of a bioinformatics/machine learning one, is the following:</w:t>
      </w:r>
    </w:p>
    <w:p w14:paraId="3543EED0" w14:textId="473FFC38" w:rsidR="00F84523" w:rsidRPr="007A7F2B" w:rsidRDefault="00F84523" w:rsidP="00F84523">
      <w:pPr>
        <w:pStyle w:val="ListParagraph"/>
        <w:numPr>
          <w:ilvl w:val="0"/>
          <w:numId w:val="10"/>
        </w:numPr>
        <w:spacing w:after="0"/>
      </w:pPr>
      <w:r w:rsidRPr="007A7F2B">
        <w:t xml:space="preserve">You start from a basic concept and try to add more and more parts </w:t>
      </w:r>
      <w:r w:rsidR="00BF4FE3">
        <w:t>un</w:t>
      </w:r>
      <w:r w:rsidR="00BF4FE3" w:rsidRPr="007A7F2B">
        <w:t>til</w:t>
      </w:r>
      <w:r w:rsidRPr="007A7F2B">
        <w:t xml:space="preserve"> you </w:t>
      </w:r>
      <w:r w:rsidR="00BF4FE3">
        <w:t>are able to predict the experimental data</w:t>
      </w:r>
      <w:r w:rsidRPr="007A7F2B">
        <w:t>. This provides you with a</w:t>
      </w:r>
      <w:r w:rsidR="00BF4FE3">
        <w:t xml:space="preserve">n </w:t>
      </w:r>
      <w:r w:rsidRPr="007A7F2B">
        <w:t xml:space="preserve">understanding </w:t>
      </w:r>
      <w:r w:rsidR="00BF4FE3">
        <w:t>of</w:t>
      </w:r>
      <w:r w:rsidRPr="007A7F2B">
        <w:t xml:space="preserve"> important features of the system, since you will discover which information will add predictive power to your model and what will not.</w:t>
      </w:r>
    </w:p>
    <w:p w14:paraId="0E2BAAAD" w14:textId="471C72D9" w:rsidR="00F84523" w:rsidRPr="007A7F2B" w:rsidRDefault="00F84523" w:rsidP="00F84523">
      <w:pPr>
        <w:pStyle w:val="ListParagraph"/>
        <w:numPr>
          <w:ilvl w:val="0"/>
          <w:numId w:val="10"/>
        </w:numPr>
      </w:pPr>
      <w:r w:rsidRPr="007A7F2B">
        <w:t xml:space="preserve">A </w:t>
      </w:r>
      <w:r w:rsidR="00962348">
        <w:t>kinetic</w:t>
      </w:r>
      <w:r w:rsidRPr="007A7F2B">
        <w:t xml:space="preserve"> model is not molecule specific and therefore also applicable to other molecules.</w:t>
      </w:r>
    </w:p>
    <w:p w14:paraId="55ABCCD7" w14:textId="5186AB65" w:rsidR="00377C9C" w:rsidRPr="007A7F2B" w:rsidRDefault="007A7F2B" w:rsidP="002C0C44">
      <w:r>
        <w:t>Our group</w:t>
      </w:r>
      <w:r w:rsidR="00377C9C" w:rsidRPr="007A7F2B">
        <w:t xml:space="preserve"> already succeeded in building </w:t>
      </w:r>
      <w:r w:rsidR="006507D0" w:rsidRPr="007A7F2B">
        <w:t xml:space="preserve">such </w:t>
      </w:r>
      <w:r w:rsidR="00377C9C" w:rsidRPr="007A7F2B">
        <w:t>a model that describes general features of CRISPR-Cas9 and it can be used to predict the off-target binding</w:t>
      </w:r>
      <w:r w:rsidR="002A61B0" w:rsidRPr="007A7F2B">
        <w:t xml:space="preserve"> </w:t>
      </w:r>
      <w:r w:rsidR="002A61B0" w:rsidRPr="007A7F2B">
        <w:fldChar w:fldCharType="begin" w:fldLock="1"/>
      </w:r>
      <w:r w:rsidR="00B10E86">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[30]","plainTextFormattedCitation":"[30]","previouslyFormattedCitation":"[30]"},"properties":{"noteIndex":0},"schema":"https://github.com/citation-style-language/schema/raw/master/csl-citation.json"}</w:instrText>
      </w:r>
      <w:r w:rsidR="002A61B0" w:rsidRPr="007A7F2B">
        <w:fldChar w:fldCharType="separate"/>
      </w:r>
      <w:r w:rsidR="00FF0C42" w:rsidRPr="00FF0C42">
        <w:rPr>
          <w:noProof/>
        </w:rPr>
        <w:t>[30]</w:t>
      </w:r>
      <w:r w:rsidR="002A61B0" w:rsidRPr="007A7F2B">
        <w:fldChar w:fldCharType="end"/>
      </w:r>
      <w:r w:rsidR="00377C9C" w:rsidRPr="007A7F2B">
        <w:t xml:space="preserve">. </w:t>
      </w:r>
      <w:r w:rsidR="006507D0" w:rsidRPr="007A7F2B">
        <w:t xml:space="preserve">This model is </w:t>
      </w:r>
      <w:r>
        <w:t>t</w:t>
      </w:r>
      <w:r w:rsidR="00EF61B7">
        <w:t xml:space="preserve">rained </w:t>
      </w:r>
      <w:r w:rsidR="006507D0" w:rsidRPr="007A7F2B">
        <w:t xml:space="preserve">on the experimental data of Boyle et al. </w:t>
      </w:r>
      <w:r w:rsidR="006507D0" w:rsidRPr="007A7F2B">
        <w:fldChar w:fldCharType="begin" w:fldLock="1"/>
      </w:r>
      <w:r w:rsidR="00B10E86">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[24]","plainTextFormattedCitation":"[24]","previouslyFormattedCitation":"[24]"},"properties":{"noteIndex":0},"schema":"https://github.com/citation-style-language/schema/raw/master/csl-citation.json"}</w:instrText>
      </w:r>
      <w:r w:rsidR="006507D0" w:rsidRPr="007A7F2B">
        <w:fldChar w:fldCharType="separate"/>
      </w:r>
      <w:r w:rsidR="00FF0C42" w:rsidRPr="00FF0C42">
        <w:rPr>
          <w:noProof/>
        </w:rPr>
        <w:t>[24]</w:t>
      </w:r>
      <w:r w:rsidR="006507D0" w:rsidRPr="007A7F2B">
        <w:fldChar w:fldCharType="end"/>
      </w:r>
      <w:r w:rsidR="006507D0" w:rsidRPr="007A7F2B">
        <w:t xml:space="preserve"> and so far only looks at the binding dynamics, under the assumption that the binding is sequence dependent and cleavage will </w:t>
      </w:r>
      <w:r w:rsidR="00EA66B2" w:rsidRPr="007A7F2B">
        <w:t>only</w:t>
      </w:r>
      <w:r w:rsidR="006507D0" w:rsidRPr="007A7F2B">
        <w:t xml:space="preserve"> happen if CRISPR-Cas</w:t>
      </w:r>
      <w:r w:rsidR="0092615D" w:rsidRPr="007A7F2B">
        <w:t>9</w:t>
      </w:r>
      <w:r w:rsidR="006507D0" w:rsidRPr="007A7F2B">
        <w:t xml:space="preserve"> is fully bound. </w:t>
      </w:r>
    </w:p>
    <w:p w14:paraId="3718619E" w14:textId="77777777" w:rsidR="009841D4" w:rsidRDefault="009841D4">
      <w:pPr>
        <w:rPr>
          <w:smallCaps/>
          <w:spacing w:val="5"/>
          <w:sz w:val="32"/>
          <w:szCs w:val="32"/>
        </w:rPr>
      </w:pPr>
      <w:r>
        <w:br w:type="page"/>
      </w:r>
    </w:p>
    <w:p w14:paraId="6AF31256" w14:textId="329FCA15" w:rsidR="004B4170" w:rsidRPr="007A7F2B" w:rsidRDefault="004B4170" w:rsidP="004B4170">
      <w:pPr>
        <w:pStyle w:val="Heading1"/>
      </w:pPr>
      <w:bookmarkStart w:id="21" w:name="_Toc11083546"/>
      <w:bookmarkStart w:id="22" w:name="_Toc11673059"/>
      <w:bookmarkStart w:id="23" w:name="_Toc11673078"/>
      <w:r w:rsidRPr="007A7F2B">
        <w:lastRenderedPageBreak/>
        <w:t>The focus of this thesis</w:t>
      </w:r>
      <w:bookmarkEnd w:id="21"/>
      <w:bookmarkEnd w:id="22"/>
      <w:bookmarkEnd w:id="23"/>
    </w:p>
    <w:p w14:paraId="5E49F7EE" w14:textId="45FAE1D3" w:rsidR="00F87CAB" w:rsidRPr="007A7F2B" w:rsidRDefault="00F87CAB" w:rsidP="002C0C44">
      <w:r w:rsidRPr="007A7F2B">
        <w:t xml:space="preserve">For this thesis we want to apply the same model to a different dataset from a different type of experiment. The experiment is from Finkelstein et al. </w:t>
      </w:r>
      <w:r w:rsidRPr="007A7F2B">
        <w:fldChar w:fldCharType="begin" w:fldLock="1"/>
      </w:r>
      <w:r w:rsidR="00B10E86">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B10E86">
        <w:rPr>
          <w:rFonts w:ascii="Cambria Math" w:hAnsi="Cambria Math" w:cs="Cambria Math"/>
        </w:rPr>
        <w:instrText>∼</w:instrText>
      </w:r>
      <w:r w:rsidR="00B10E86">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[25]","plainTextFormattedCitation":"[25]","previouslyFormattedCitation":"[25]"},"properties":{"noteIndex":0},"schema":"https://github.com/citation-style-language/schema/raw/master/csl-citation.json"}</w:instrText>
      </w:r>
      <w:r w:rsidRPr="007A7F2B">
        <w:fldChar w:fldCharType="separate"/>
      </w:r>
      <w:r w:rsidR="00FF0C42" w:rsidRPr="00FF0C42">
        <w:rPr>
          <w:noProof/>
        </w:rPr>
        <w:t>[25]</w:t>
      </w:r>
      <w:r w:rsidRPr="007A7F2B">
        <w:fldChar w:fldCharType="end"/>
      </w:r>
      <w:r w:rsidRPr="007A7F2B">
        <w:t xml:space="preserve"> and this experiment is done for not only Cas9, but for a lot of other Cas </w:t>
      </w:r>
      <w:r w:rsidR="00C36AAB">
        <w:t>proteins</w:t>
      </w:r>
      <w:r w:rsidRPr="007A7F2B">
        <w:t xml:space="preserve"> as well. Therefore we can first check if we </w:t>
      </w:r>
      <w:r w:rsidR="009841D4">
        <w:t>can apply the</w:t>
      </w:r>
      <w:r w:rsidRPr="007A7F2B">
        <w:t xml:space="preserve"> model </w:t>
      </w:r>
      <w:r w:rsidR="009841D4">
        <w:t xml:space="preserve">on this </w:t>
      </w:r>
      <w:r w:rsidRPr="007A7F2B">
        <w:t xml:space="preserve">type of data, by comparing </w:t>
      </w:r>
      <w:r w:rsidR="004B4170" w:rsidRPr="007A7F2B">
        <w:t>the result</w:t>
      </w:r>
      <w:r w:rsidR="009841D4">
        <w:t>ed energy landscape</w:t>
      </w:r>
      <w:r w:rsidR="004B4170" w:rsidRPr="007A7F2B">
        <w:t xml:space="preserve"> for Cas9</w:t>
      </w:r>
      <w:r w:rsidR="009841D4">
        <w:t>,</w:t>
      </w:r>
      <w:r w:rsidRPr="007A7F2B">
        <w:t xml:space="preserve"> to the result from </w:t>
      </w:r>
      <w:r w:rsidR="002A61B0" w:rsidRPr="007A7F2B">
        <w:t xml:space="preserve">the </w:t>
      </w:r>
      <w:r w:rsidRPr="007A7F2B">
        <w:t xml:space="preserve">model </w:t>
      </w:r>
      <w:r w:rsidR="009841D4">
        <w:t xml:space="preserve">with </w:t>
      </w:r>
      <w:r w:rsidRPr="007A7F2B">
        <w:t>the data of Boyle et al.</w:t>
      </w:r>
      <w:r w:rsidR="0092615D" w:rsidRPr="007A7F2B">
        <w:t xml:space="preserve"> </w:t>
      </w:r>
      <w:r w:rsidR="0092615D" w:rsidRPr="007A7F2B">
        <w:fldChar w:fldCharType="begin" w:fldLock="1"/>
      </w:r>
      <w:r w:rsidR="00B10E86">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[24]","plainTextFormattedCitation":"[24]","previouslyFormattedCitation":"[24]"},"properties":{"noteIndex":0},"schema":"https://github.com/citation-style-language/schema/raw/master/csl-citation.json"}</w:instrText>
      </w:r>
      <w:r w:rsidR="0092615D" w:rsidRPr="007A7F2B">
        <w:fldChar w:fldCharType="separate"/>
      </w:r>
      <w:r w:rsidR="00FF0C42" w:rsidRPr="00FF0C42">
        <w:rPr>
          <w:noProof/>
        </w:rPr>
        <w:t>[24]</w:t>
      </w:r>
      <w:r w:rsidR="0092615D" w:rsidRPr="007A7F2B">
        <w:fldChar w:fldCharType="end"/>
      </w:r>
      <w:r w:rsidRPr="007A7F2B">
        <w:t xml:space="preserve">. If </w:t>
      </w:r>
      <w:r w:rsidR="00247DA4">
        <w:t>w</w:t>
      </w:r>
      <w:r w:rsidR="009841D4">
        <w:t xml:space="preserve">e indeed </w:t>
      </w:r>
      <w:r w:rsidR="00247DA4">
        <w:t xml:space="preserve">obtain </w:t>
      </w:r>
      <w:r w:rsidR="009841D4">
        <w:t>the same energy landscape,</w:t>
      </w:r>
      <w:r w:rsidRPr="007A7F2B">
        <w:t xml:space="preserve"> we can</w:t>
      </w:r>
      <w:r w:rsidR="009841D4">
        <w:t xml:space="preserve"> </w:t>
      </w:r>
      <w:r w:rsidRPr="007A7F2B">
        <w:t>use th</w:t>
      </w:r>
      <w:r w:rsidR="009841D4">
        <w:t>e</w:t>
      </w:r>
      <w:r w:rsidRPr="007A7F2B">
        <w:t xml:space="preserve"> same model for </w:t>
      </w:r>
      <w:r w:rsidR="009841D4">
        <w:t>other Cas proteins a</w:t>
      </w:r>
      <w:r w:rsidRPr="007A7F2B">
        <w:t xml:space="preserve">nd get a better understanding of </w:t>
      </w:r>
      <w:r w:rsidR="002A61B0" w:rsidRPr="007A7F2B">
        <w:t>their features.</w:t>
      </w:r>
      <w:r w:rsidR="009841D4">
        <w:t xml:space="preserve"> In this thesis we will take a look at Cas12.</w:t>
      </w:r>
    </w:p>
    <w:p w14:paraId="031FA29E" w14:textId="4C540E4B" w:rsidR="0092615D" w:rsidRPr="007A7F2B" w:rsidRDefault="0092615D" w:rsidP="0092615D">
      <w:r w:rsidRPr="007A7F2B">
        <w:t xml:space="preserve">We expect </w:t>
      </w:r>
      <w:r w:rsidR="00BC2C4A">
        <w:t>t</w:t>
      </w:r>
      <w:r w:rsidRPr="007A7F2B">
        <w:t xml:space="preserve">his model </w:t>
      </w:r>
      <w:r w:rsidR="00BC2C4A">
        <w:t>to be</w:t>
      </w:r>
      <w:r w:rsidRPr="007A7F2B">
        <w:t xml:space="preserve"> applicable to other Cas </w:t>
      </w:r>
      <w:r w:rsidR="00C36AAB">
        <w:t>proteins</w:t>
      </w:r>
      <w:r w:rsidRPr="007A7F2B">
        <w:t xml:space="preserve"> since it is based on pure kinetics and the only information it takes in is the guide RNA, nothing about the </w:t>
      </w:r>
      <w:r w:rsidR="00C36AAB">
        <w:t>protein</w:t>
      </w:r>
      <w:r w:rsidRPr="007A7F2B">
        <w:t xml:space="preserve"> itself. The only problem that could appear is </w:t>
      </w:r>
      <w:r w:rsidR="009841D4">
        <w:t xml:space="preserve">that the model is not applicable to this type of data, in other words: </w:t>
      </w:r>
      <w:r w:rsidRPr="007A7F2B">
        <w:t xml:space="preserve">that there is important information missing in the experiments from Finkelstein et al. In that case we want to identify which information is missing. </w:t>
      </w:r>
    </w:p>
    <w:p w14:paraId="6380ABA8" w14:textId="442363C7" w:rsidR="004B4170" w:rsidRPr="007A7F2B" w:rsidRDefault="004B4170" w:rsidP="004B4170">
      <w:pPr>
        <w:spacing w:after="0"/>
      </w:pPr>
      <w:r w:rsidRPr="007A7F2B">
        <w:t>So the main question for this thesis</w:t>
      </w:r>
      <w:r w:rsidR="009E0B4D">
        <w:t xml:space="preserve"> is</w:t>
      </w:r>
      <w:r w:rsidRPr="007A7F2B">
        <w:t xml:space="preserve">: </w:t>
      </w:r>
    </w:p>
    <w:p w14:paraId="2D26FD8C" w14:textId="60BFE2B9" w:rsidR="004B4170" w:rsidRPr="007A7F2B" w:rsidRDefault="004B4170" w:rsidP="0092615D">
      <w:pPr>
        <w:rPr>
          <w:rStyle w:val="BookTitle"/>
        </w:rPr>
      </w:pPr>
      <w:r w:rsidRPr="007A7F2B">
        <w:rPr>
          <w:rStyle w:val="BookTitle"/>
        </w:rPr>
        <w:t xml:space="preserve">“Do the experiments from Finkelstein et al. </w:t>
      </w:r>
      <w:r w:rsidR="001F38DC" w:rsidRPr="007A7F2B">
        <w:rPr>
          <w:rStyle w:val="BookTitle"/>
        </w:rPr>
        <w:t>provide</w:t>
      </w:r>
      <w:r w:rsidRPr="007A7F2B">
        <w:rPr>
          <w:rStyle w:val="BookTitle"/>
        </w:rPr>
        <w:t xml:space="preserve"> enough information to </w:t>
      </w:r>
      <w:r w:rsidR="00DE5AA7">
        <w:rPr>
          <w:rStyle w:val="BookTitle"/>
        </w:rPr>
        <w:t>train our</w:t>
      </w:r>
      <w:r w:rsidRPr="007A7F2B">
        <w:rPr>
          <w:rStyle w:val="BookTitle"/>
        </w:rPr>
        <w:t xml:space="preserve"> model? If not, what information is missing? If so, what can we tell about </w:t>
      </w:r>
      <w:r w:rsidR="009841D4">
        <w:rPr>
          <w:rStyle w:val="BookTitle"/>
        </w:rPr>
        <w:t>Cas12</w:t>
      </w:r>
      <w:r w:rsidRPr="007A7F2B">
        <w:rPr>
          <w:rStyle w:val="BookTitle"/>
        </w:rPr>
        <w:t>?”</w:t>
      </w:r>
    </w:p>
    <w:p w14:paraId="6D331503" w14:textId="09170001" w:rsidR="00F84523" w:rsidRDefault="004B4170" w:rsidP="002C0C44">
      <w:r w:rsidRPr="00820097">
        <w:t xml:space="preserve">We will first take a look at the </w:t>
      </w:r>
      <w:r w:rsidR="00DE5AA7" w:rsidRPr="00820097">
        <w:t xml:space="preserve">general concept of our model in chapter </w:t>
      </w:r>
      <w:r w:rsidR="00072CD4" w:rsidRPr="00820097">
        <w:fldChar w:fldCharType="begin"/>
      </w:r>
      <w:r w:rsidR="00072CD4" w:rsidRPr="00820097">
        <w:instrText xml:space="preserve"> REF _Ref11097028 \r \h </w:instrText>
      </w:r>
      <w:r w:rsidR="00820097">
        <w:instrText xml:space="preserve"> \* MERGEFORMAT </w:instrText>
      </w:r>
      <w:r w:rsidR="00072CD4" w:rsidRPr="00820097">
        <w:fldChar w:fldCharType="separate"/>
      </w:r>
      <w:r w:rsidR="00985334">
        <w:t>2</w:t>
      </w:r>
      <w:r w:rsidR="00072CD4" w:rsidRPr="00820097">
        <w:fldChar w:fldCharType="end"/>
      </w:r>
      <w:r w:rsidR="00DE5AA7" w:rsidRPr="00820097">
        <w:t xml:space="preserve">. In chapter </w:t>
      </w:r>
      <w:r w:rsidR="00072CD4" w:rsidRPr="00820097">
        <w:fldChar w:fldCharType="begin"/>
      </w:r>
      <w:r w:rsidR="00072CD4" w:rsidRPr="00820097">
        <w:instrText xml:space="preserve"> REF _Ref11097040 \r \h </w:instrText>
      </w:r>
      <w:r w:rsidR="00820097">
        <w:instrText xml:space="preserve"> \* MERGEFORMAT </w:instrText>
      </w:r>
      <w:r w:rsidR="00072CD4" w:rsidRPr="00820097">
        <w:fldChar w:fldCharType="separate"/>
      </w:r>
      <w:r w:rsidR="00985334">
        <w:t>3</w:t>
      </w:r>
      <w:r w:rsidR="00072CD4" w:rsidRPr="00820097">
        <w:fldChar w:fldCharType="end"/>
      </w:r>
      <w:r w:rsidR="00DE5AA7" w:rsidRPr="00820097">
        <w:t xml:space="preserve"> we will take a look at the </w:t>
      </w:r>
      <w:r w:rsidRPr="00820097">
        <w:t>differences between the two experiments from Boyle et al. and Finkelstein et al.</w:t>
      </w:r>
      <w:r w:rsidR="00DE5AA7" w:rsidRPr="00820097">
        <w:t xml:space="preserve"> and how this influences our fit.</w:t>
      </w:r>
      <w:r w:rsidRPr="00820097">
        <w:t xml:space="preserve"> Thereafter we will take a look at the results from the fit </w:t>
      </w:r>
      <w:r w:rsidR="00DE5AA7" w:rsidRPr="00820097">
        <w:t xml:space="preserve">of Cas9 </w:t>
      </w:r>
      <w:r w:rsidRPr="00820097">
        <w:t>based on the data from Finkelstein et al.</w:t>
      </w:r>
      <w:r w:rsidR="00DE5AA7" w:rsidRPr="00820097">
        <w:t xml:space="preserve"> and see which conclusions we can draw about the data (Chapter </w:t>
      </w:r>
      <w:r w:rsidR="00072CD4" w:rsidRPr="00820097">
        <w:fldChar w:fldCharType="begin"/>
      </w:r>
      <w:r w:rsidR="00072CD4" w:rsidRPr="00820097">
        <w:instrText xml:space="preserve"> REF _Ref11097086 \r \h </w:instrText>
      </w:r>
      <w:r w:rsidR="00820097">
        <w:instrText xml:space="preserve"> \* MERGEFORMAT </w:instrText>
      </w:r>
      <w:r w:rsidR="00072CD4" w:rsidRPr="00820097">
        <w:fldChar w:fldCharType="separate"/>
      </w:r>
      <w:r w:rsidR="00985334">
        <w:t>5</w:t>
      </w:r>
      <w:r w:rsidR="00072CD4" w:rsidRPr="00820097">
        <w:fldChar w:fldCharType="end"/>
      </w:r>
      <w:r w:rsidR="00DE5AA7" w:rsidRPr="00820097">
        <w:t>). At last we will move to Cas12 and see which properties we can determine about this protein</w:t>
      </w:r>
      <w:r w:rsidR="00072CD4" w:rsidRPr="00820097">
        <w:t xml:space="preserve"> (Chapter </w:t>
      </w:r>
      <w:r w:rsidR="00072CD4" w:rsidRPr="00820097">
        <w:fldChar w:fldCharType="begin"/>
      </w:r>
      <w:r w:rsidR="00072CD4" w:rsidRPr="00820097">
        <w:instrText xml:space="preserve"> REF _Ref11097110 \r \h </w:instrText>
      </w:r>
      <w:r w:rsidR="00820097">
        <w:instrText xml:space="preserve"> \* MERGEFORMAT </w:instrText>
      </w:r>
      <w:r w:rsidR="00072CD4" w:rsidRPr="00820097">
        <w:fldChar w:fldCharType="separate"/>
      </w:r>
      <w:r w:rsidR="00985334">
        <w:t>6</w:t>
      </w:r>
      <w:r w:rsidR="00072CD4" w:rsidRPr="00820097">
        <w:fldChar w:fldCharType="end"/>
      </w:r>
      <w:r w:rsidR="00072CD4" w:rsidRPr="00820097">
        <w:t>)</w:t>
      </w:r>
      <w:r w:rsidR="00DE5AA7" w:rsidRPr="00820097">
        <w:t>. We will conclude this thesis with a discussion</w:t>
      </w:r>
      <w:r w:rsidR="00072CD4" w:rsidRPr="00820097">
        <w:t xml:space="preserve"> and an outlook to further developments for the model</w:t>
      </w:r>
      <w:r w:rsidR="00DE5AA7" w:rsidRPr="00820097">
        <w:t>.</w:t>
      </w:r>
      <w:r w:rsidR="00DE5AA7">
        <w:t xml:space="preserve"> </w:t>
      </w:r>
    </w:p>
    <w:bookmarkEnd w:id="4"/>
    <w:p w14:paraId="524A63D6" w14:textId="77777777" w:rsidR="00BC331A" w:rsidRDefault="00BC331A">
      <w:r>
        <w:br w:type="page"/>
      </w:r>
    </w:p>
    <w:p w14:paraId="66CD0D77" w14:textId="67CA5963" w:rsidR="00784677" w:rsidRPr="00FD579D" w:rsidRDefault="00784677" w:rsidP="00BA2D49">
      <w:pPr>
        <w:pStyle w:val="Title"/>
      </w:pPr>
      <w:bookmarkStart w:id="24" w:name="_Ref11097028"/>
      <w:bookmarkStart w:id="25" w:name="_Toc11673079"/>
      <w:bookmarkStart w:id="26" w:name="Methods"/>
      <w:r w:rsidRPr="00FD579D">
        <w:lastRenderedPageBreak/>
        <w:t>Explanation of the model</w:t>
      </w:r>
      <w:bookmarkEnd w:id="24"/>
      <w:bookmarkEnd w:id="25"/>
    </w:p>
    <w:p w14:paraId="638A73C2" w14:textId="4A5953C6" w:rsidR="00784677" w:rsidRPr="00FD579D" w:rsidRDefault="003A40F2" w:rsidP="00784677">
      <w:r w:rsidRPr="00FD579D">
        <w:t>Th</w:t>
      </w:r>
      <w:r w:rsidR="00F12DAD" w:rsidRPr="00FD579D">
        <w:t xml:space="preserve">e off-target activity of CRISPR-Cas forms a problem for using it as a tool to modify DNA. </w:t>
      </w:r>
      <w:r w:rsidR="001D15B7" w:rsidRPr="00FD579D">
        <w:t>T</w:t>
      </w:r>
      <w:r w:rsidR="00F12DAD" w:rsidRPr="00FD579D">
        <w:t xml:space="preserve">he Martin Depken group at TU Delft </w:t>
      </w:r>
      <w:r w:rsidR="006436A1" w:rsidRPr="00FD579D">
        <w:t>have start</w:t>
      </w:r>
      <w:r w:rsidR="009E0B4D">
        <w:t>ed</w:t>
      </w:r>
      <w:r w:rsidR="00F12DAD" w:rsidRPr="00FD579D">
        <w:t xml:space="preserve"> building a model, to gain understanding of the targeting rules, by kinetically modelling the physics of guide-target hybrid formation</w:t>
      </w:r>
      <w:r w:rsidR="00972396" w:rsidRPr="00FD579D">
        <w:t xml:space="preserve"> </w:t>
      </w:r>
      <w:r w:rsidR="00972396" w:rsidRPr="00FD579D">
        <w:fldChar w:fldCharType="begin" w:fldLock="1"/>
      </w:r>
      <w:r w:rsidR="00B10E86">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[30]","plainTextFormattedCitation":"[30]","previouslyFormattedCitation":"[30]"},"properties":{"noteIndex":0},"schema":"https://github.com/citation-style-language/schema/raw/master/csl-citation.json"}</w:instrText>
      </w:r>
      <w:r w:rsidR="00972396" w:rsidRPr="00FD579D">
        <w:fldChar w:fldCharType="separate"/>
      </w:r>
      <w:r w:rsidR="00FF0C42" w:rsidRPr="00FF0C42">
        <w:rPr>
          <w:noProof/>
        </w:rPr>
        <w:t>[30]</w:t>
      </w:r>
      <w:r w:rsidR="00972396" w:rsidRPr="00FD579D">
        <w:fldChar w:fldCharType="end"/>
      </w:r>
      <w:r w:rsidR="00972396" w:rsidRPr="00FD579D">
        <w:t>.</w:t>
      </w:r>
      <w:r w:rsidR="00F12DAD" w:rsidRPr="00FD579D">
        <w:t xml:space="preserve"> The main idea: </w:t>
      </w:r>
      <w:r w:rsidRPr="00FD579D">
        <w:t>View the hybrid formation between the guide RNA and target DNA as a random walk through a free-energy landscape</w:t>
      </w:r>
      <w:r w:rsidR="00021A92" w:rsidRPr="00FD579D">
        <w:t>. T</w:t>
      </w:r>
      <w:r w:rsidR="00F12DAD" w:rsidRPr="00FD579D">
        <w:t xml:space="preserve">he </w:t>
      </w:r>
      <w:r w:rsidR="001D15B7" w:rsidRPr="00FD579D">
        <w:t xml:space="preserve">process that occurs </w:t>
      </w:r>
      <w:r w:rsidR="00F12DAD" w:rsidRPr="00FD579D">
        <w:t xml:space="preserve">(cleavage or unbinding) gets determined by the surrounding energy barriers. The difference in heights </w:t>
      </w:r>
      <w:r w:rsidR="0084482A" w:rsidRPr="00FD579D">
        <w:t>form</w:t>
      </w:r>
      <w:r w:rsidR="00F12DAD" w:rsidRPr="00FD579D">
        <w:t xml:space="preserve"> the kinetic biases.</w:t>
      </w:r>
      <w:r w:rsidR="0084482A" w:rsidRPr="00FD579D">
        <w:t xml:space="preserve"> </w:t>
      </w:r>
      <w:r w:rsidR="001D15B7" w:rsidRPr="00FD579D">
        <w:t>We</w:t>
      </w:r>
      <w:r w:rsidR="0084482A" w:rsidRPr="00FD579D">
        <w:t xml:space="preserve"> use the r</w:t>
      </w:r>
      <w:r w:rsidR="00F12DAD" w:rsidRPr="00FD579D">
        <w:t>ule of thumb</w:t>
      </w:r>
      <w:r w:rsidR="0084482A" w:rsidRPr="00FD579D">
        <w:t>, that</w:t>
      </w:r>
      <w:r w:rsidR="00F12DAD" w:rsidRPr="00FD579D">
        <w:t xml:space="preserve"> after binding</w:t>
      </w:r>
      <w:r w:rsidR="0084482A" w:rsidRPr="00FD579D">
        <w:t xml:space="preserve"> to</w:t>
      </w:r>
      <w:r w:rsidR="00F12DAD" w:rsidRPr="00FD579D">
        <w:t xml:space="preserve"> the PAM, unbinding before cleavage is likely if</w:t>
      </w:r>
      <w:r w:rsidR="0084482A" w:rsidRPr="00FD579D">
        <w:t xml:space="preserve"> the</w:t>
      </w:r>
      <w:r w:rsidR="00F12DAD" w:rsidRPr="00FD579D">
        <w:t xml:space="preserve"> highest barrier to cleavage is greater than highest barrier to unbinding</w:t>
      </w:r>
      <w:r w:rsidR="0084482A" w:rsidRPr="00FD579D">
        <w:t>, a</w:t>
      </w:r>
      <w:r w:rsidR="00F12DAD" w:rsidRPr="00FD579D">
        <w:t>nd visa versa.</w:t>
      </w:r>
    </w:p>
    <w:p w14:paraId="3D7B151F" w14:textId="6A0D6E10" w:rsidR="00B30051" w:rsidRPr="00FD579D" w:rsidRDefault="00B30051" w:rsidP="00784677">
      <w:r w:rsidRPr="00FD579D">
        <w:t>In this section I will first explain the general concept of the model. After that we will take a deeper look into the</w:t>
      </w:r>
      <w:r w:rsidR="00F270C9" w:rsidRPr="00FD579D">
        <w:t xml:space="preserve"> kinetics, to understand</w:t>
      </w:r>
      <w:r w:rsidR="001D15B7" w:rsidRPr="00FD579D">
        <w:t xml:space="preserve"> how</w:t>
      </w:r>
      <w:r w:rsidR="00F270C9" w:rsidRPr="00FD579D">
        <w:t xml:space="preserve"> </w:t>
      </w:r>
      <w:r w:rsidR="001D15B7" w:rsidRPr="00FD579D">
        <w:t>we modelled this using mathematics</w:t>
      </w:r>
      <w:r w:rsidR="00F270C9" w:rsidRPr="00FD579D">
        <w:t>. In the end we will take a look into the</w:t>
      </w:r>
      <w:r w:rsidRPr="00FD579D">
        <w:t xml:space="preserve"> assumptions behind this model and try to justify them as far as possible. </w:t>
      </w:r>
    </w:p>
    <w:p w14:paraId="5ED2F328" w14:textId="386FE2D4" w:rsidR="00B30051" w:rsidRPr="00FD579D" w:rsidRDefault="00B30051" w:rsidP="00B30051">
      <w:pPr>
        <w:pStyle w:val="Heading1"/>
      </w:pPr>
      <w:bookmarkStart w:id="27" w:name="_Toc11083547"/>
      <w:bookmarkStart w:id="28" w:name="_Toc11673080"/>
      <w:r w:rsidRPr="00FD579D">
        <w:t>The general concept</w:t>
      </w:r>
      <w:bookmarkEnd w:id="27"/>
      <w:bookmarkEnd w:id="28"/>
    </w:p>
    <w:p w14:paraId="375DB9D4" w14:textId="153F0738" w:rsidR="00B30051" w:rsidRPr="00FD579D" w:rsidRDefault="00EB0800" w:rsidP="00B30051">
      <w:r w:rsidRPr="00FD579D">
        <w:t xml:space="preserve">Since </w:t>
      </w:r>
      <w:r w:rsidR="00820097">
        <w:t>our</w:t>
      </w:r>
      <w:r w:rsidRPr="00FD579D">
        <w:t xml:space="preserve"> main goal is to understand the off-targeting activity of CRISPR-Cas9</w:t>
      </w:r>
      <w:r w:rsidRPr="007432F4">
        <w:rPr>
          <w:strike/>
          <w:rPrChange w:id="29" w:author="Misha Klein" w:date="2019-06-17T18:27:00Z">
            <w:rPr/>
          </w:rPrChange>
        </w:rPr>
        <w:t>,</w:t>
      </w:r>
      <w:r w:rsidR="00820097" w:rsidRPr="007432F4">
        <w:rPr>
          <w:strike/>
          <w:rPrChange w:id="30" w:author="Misha Klein" w:date="2019-06-17T18:27:00Z">
            <w:rPr/>
          </w:rPrChange>
        </w:rPr>
        <w:t xml:space="preserve"> t</w:t>
      </w:r>
      <w:r w:rsidRPr="007432F4">
        <w:rPr>
          <w:strike/>
          <w:rPrChange w:id="31" w:author="Misha Klein" w:date="2019-06-17T18:27:00Z">
            <w:rPr/>
          </w:rPrChange>
        </w:rPr>
        <w:t>he model</w:t>
      </w:r>
      <w:r w:rsidR="00820097" w:rsidRPr="007432F4">
        <w:rPr>
          <w:strike/>
          <w:rPrChange w:id="32" w:author="Misha Klein" w:date="2019-06-17T18:27:00Z">
            <w:rPr/>
          </w:rPrChange>
        </w:rPr>
        <w:t xml:space="preserve"> starts off with</w:t>
      </w:r>
      <w:r w:rsidRPr="007432F4">
        <w:rPr>
          <w:strike/>
          <w:rPrChange w:id="33" w:author="Misha Klein" w:date="2019-06-17T18:27:00Z">
            <w:rPr/>
          </w:rPrChange>
        </w:rPr>
        <w:t xml:space="preserve"> only </w:t>
      </w:r>
      <w:r w:rsidR="00820097" w:rsidRPr="007432F4">
        <w:rPr>
          <w:strike/>
          <w:rPrChange w:id="34" w:author="Misha Klein" w:date="2019-06-17T18:27:00Z">
            <w:rPr/>
          </w:rPrChange>
        </w:rPr>
        <w:t xml:space="preserve">already known </w:t>
      </w:r>
      <w:r w:rsidR="006436A1" w:rsidRPr="007432F4">
        <w:rPr>
          <w:strike/>
          <w:rPrChange w:id="35" w:author="Misha Klein" w:date="2019-06-17T18:27:00Z">
            <w:rPr/>
          </w:rPrChange>
        </w:rPr>
        <w:t>facts</w:t>
      </w:r>
      <w:r w:rsidRPr="007432F4">
        <w:rPr>
          <w:strike/>
          <w:rPrChange w:id="36" w:author="Misha Klein" w:date="2019-06-17T18:27:00Z">
            <w:rPr/>
          </w:rPrChange>
        </w:rPr>
        <w:t xml:space="preserve"> and </w:t>
      </w:r>
      <w:r w:rsidR="00820097" w:rsidRPr="007432F4">
        <w:rPr>
          <w:strike/>
          <w:rPrChange w:id="37" w:author="Misha Klein" w:date="2019-06-17T18:27:00Z">
            <w:rPr/>
          </w:rPrChange>
        </w:rPr>
        <w:t xml:space="preserve">we </w:t>
      </w:r>
      <w:r w:rsidRPr="007432F4">
        <w:rPr>
          <w:strike/>
          <w:rPrChange w:id="38" w:author="Misha Klein" w:date="2019-06-17T18:27:00Z">
            <w:rPr/>
          </w:rPrChange>
        </w:rPr>
        <w:t>try to build from there, according to the laws of statistical physics</w:t>
      </w:r>
      <w:r w:rsidRPr="00FD579D">
        <w:t xml:space="preserve">. </w:t>
      </w:r>
      <w:r w:rsidR="00820097">
        <w:t>F</w:t>
      </w:r>
      <w:r w:rsidRPr="00FD579D">
        <w:t xml:space="preserve">rom experiments </w:t>
      </w:r>
      <w:r w:rsidR="00BD09B8" w:rsidRPr="00FD579D">
        <w:fldChar w:fldCharType="begin" w:fldLock="1"/>
      </w:r>
      <w:r w:rsidR="00B10E86">
        <w:instrText>ADDIN CSL_CITATION {"citationItems":[{"id":"ITEM-1","itemData":{"DOI":"10.1146/annurev-biophys-062215-010822","ISSN":"1936-122X","abstract":"Many bacterial clustered regularly interspaced short palindromic repeats (CRISPR)–CRISPR-associated (Cas) systems employ the dual RNA–guided DNA endonuclease Cas9 to defend against invading phages and conjugative plasmids by introducing site-specific double-stranded breaks in target DNA. Target recognition strictly requires the presence of a short protospacer adjacent motif (PAM) flanking the target site, and subsequent R-loop formation and strand scission are driven by complementary base pairing between the guide RNA and target DNA, Cas9–DNA interactions, and associated conformational changes. The use of CRISPR–Cas9 as an RNA-programmable DNA targeting and editing platform is simplified by a synthetic single-guide RNA (sgRNA) mimicking the natural dual trans-activating CRISPR RNA (tracrRNA)–CRISPR RNA (crRNA) structure. This review aims to provide an in-depth mechanistic and structural understanding of Cas9-mediated RNA-guided DNA targeting and cleavage. Molecular insights from biochemical and structural...","author":[{"dropping-particle":"","family":"Jiang","given":"Fuguo","non-dropping-particle":"","parse-names":false,"suffix":""},{"dropping-particle":"","family":"Doudna","given":"Jennifer A","non-dropping-particle":"","parse-names":false,"suffix":""}],"container-title":"Annual Review of Biophysics","id":"ITEM-1","issue":"1","issued":{"date-parts":[["2017"]]},"page":"505-529","title":"CRISPR–Cas9 Structures and Mechanisms","type":"article-journal","volume":"46"},"uris":["http://www.mendeley.com/documents/?uuid=91fd7193-14de-48c5-8025-c5946bb2d637"]}],"mendeley":{"formattedCitation":"[31]","plainTextFormattedCitation":"[31]","previouslyFormattedCitation":"[31]"},"properties":{"noteIndex":0},"schema":"https://github.com/citation-style-language/schema/raw/master/csl-citation.json"}</w:instrText>
      </w:r>
      <w:r w:rsidR="00BD09B8" w:rsidRPr="00FD579D">
        <w:fldChar w:fldCharType="separate"/>
      </w:r>
      <w:r w:rsidR="00FF0C42" w:rsidRPr="00FF0C42">
        <w:rPr>
          <w:noProof/>
        </w:rPr>
        <w:t>[31]</w:t>
      </w:r>
      <w:r w:rsidR="00BD09B8" w:rsidRPr="00FD579D">
        <w:fldChar w:fldCharType="end"/>
      </w:r>
      <w:r w:rsidR="00BD09B8" w:rsidRPr="00FD579D">
        <w:t xml:space="preserve"> </w:t>
      </w:r>
      <w:r w:rsidR="00820097">
        <w:t xml:space="preserve">we know </w:t>
      </w:r>
      <w:r w:rsidRPr="00FD579D">
        <w:t>that Cas9 first needs to bind to the PAM region, then bind</w:t>
      </w:r>
      <w:r w:rsidR="009E0B4D">
        <w:t>s</w:t>
      </w:r>
      <w:r w:rsidRPr="00FD579D">
        <w:t xml:space="preserve"> to all the other 20 nucleotides in the guide RNA, before it can finally cut. All those  parts can be seen as</w:t>
      </w:r>
      <w:r w:rsidR="009E0B4D">
        <w:t xml:space="preserve"> a</w:t>
      </w:r>
      <w:r w:rsidRPr="00FD579D">
        <w:t xml:space="preserve"> chain of</w:t>
      </w:r>
      <w:r w:rsidR="00114B80" w:rsidRPr="00FD579D">
        <w:t xml:space="preserve"> 23</w:t>
      </w:r>
      <w:r w:rsidRPr="00FD579D">
        <w:t xml:space="preserve"> different states</w:t>
      </w:r>
      <w:r w:rsidR="00114B80" w:rsidRPr="00FD579D">
        <w:t xml:space="preserve">. </w:t>
      </w:r>
      <w:commentRangeStart w:id="39"/>
      <w:r w:rsidR="00114B80" w:rsidRPr="00FD579D">
        <w:t xml:space="preserve">The first one would be defined as the state where CRISPR-Cas9 is in solution, the second as CRISPR-Cas9 bound to PAM, the 3th till the 22th as binding to every next base pair and the last state would be the state where CRISPR-Cas9 cuts the DNA (see </w:t>
      </w:r>
      <w:r w:rsidR="001D15B7" w:rsidRPr="00FD579D">
        <w:fldChar w:fldCharType="begin"/>
      </w:r>
      <w:r w:rsidR="001D15B7" w:rsidRPr="00FD579D">
        <w:instrText xml:space="preserve"> REF _Ref8723279 </w:instrText>
      </w:r>
      <w:r w:rsidR="00BD09B8" w:rsidRPr="00FD579D">
        <w:instrText xml:space="preserve"> \* MERGEFORMAT </w:instrText>
      </w:r>
      <w:r w:rsidR="001D15B7" w:rsidRPr="00FD579D">
        <w:fldChar w:fldCharType="separate"/>
      </w:r>
      <w:r w:rsidR="00985334" w:rsidRPr="00FD579D">
        <w:t xml:space="preserve">Figure </w:t>
      </w:r>
      <w:r w:rsidR="00985334">
        <w:rPr>
          <w:noProof/>
        </w:rPr>
        <w:t>3</w:t>
      </w:r>
      <w:r w:rsidR="001D15B7" w:rsidRPr="00FD579D">
        <w:rPr>
          <w:noProof/>
        </w:rPr>
        <w:fldChar w:fldCharType="end"/>
      </w:r>
      <w:r w:rsidR="00114B80" w:rsidRPr="00FD579D">
        <w:t xml:space="preserve">). </w:t>
      </w:r>
      <w:r w:rsidR="002506B1" w:rsidRPr="00FD579D">
        <w:t xml:space="preserve"> </w:t>
      </w:r>
      <w:r w:rsidR="00820097">
        <w:t>In this way, a</w:t>
      </w:r>
      <w:r w:rsidR="002506B1" w:rsidRPr="00FD579D">
        <w:t xml:space="preserve"> model with 23 states</w:t>
      </w:r>
      <w:r w:rsidR="00820097">
        <w:t xml:space="preserve"> is obtained</w:t>
      </w:r>
      <w:r w:rsidR="002506B1" w:rsidRPr="00FD579D">
        <w:t xml:space="preserve">, </w:t>
      </w:r>
      <w:r w:rsidR="00820097">
        <w:t xml:space="preserve">containing </w:t>
      </w:r>
      <w:r w:rsidR="00BD09B8" w:rsidRPr="00FD579D">
        <w:t>the possibility to</w:t>
      </w:r>
      <w:r w:rsidR="002506B1" w:rsidRPr="00FD579D">
        <w:t xml:space="preserve"> switch</w:t>
      </w:r>
      <w:r w:rsidR="006436A1" w:rsidRPr="00FD579D">
        <w:t xml:space="preserve"> back and forward</w:t>
      </w:r>
      <w:r w:rsidR="002506B1" w:rsidRPr="00FD579D">
        <w:t xml:space="preserve"> between the states </w:t>
      </w:r>
      <w:r w:rsidR="00BD09B8" w:rsidRPr="00FD579D">
        <w:t xml:space="preserve">at </w:t>
      </w:r>
      <w:r w:rsidR="002506B1" w:rsidRPr="00FD579D">
        <w:t xml:space="preserve">certain rates. </w:t>
      </w:r>
      <w:r w:rsidR="00BD09B8" w:rsidRPr="00FD579D">
        <w:t>In order to</w:t>
      </w:r>
      <w:r w:rsidR="002506B1" w:rsidRPr="00FD579D">
        <w:t xml:space="preserve"> cut you have to go through all the states, </w:t>
      </w:r>
      <w:r w:rsidR="000671EF" w:rsidRPr="00FD579D">
        <w:t>until</w:t>
      </w:r>
      <w:r w:rsidR="002506B1" w:rsidRPr="00FD579D">
        <w:t xml:space="preserve"> the last one </w:t>
      </w:r>
      <w:r w:rsidR="00D31ADB" w:rsidRPr="00FD579D">
        <w:t xml:space="preserve">, from which you cannot come back anymore. </w:t>
      </w:r>
      <w:commentRangeEnd w:id="39"/>
      <w:r w:rsidR="007432F4">
        <w:rPr>
          <w:rStyle w:val="CommentReference"/>
        </w:rPr>
        <w:commentReference w:id="39"/>
      </w:r>
    </w:p>
    <w:p w14:paraId="0FEB6884" w14:textId="77777777" w:rsidR="00006B8E" w:rsidRPr="00FD579D" w:rsidRDefault="008B7DC9" w:rsidP="00006B8E">
      <w:pPr>
        <w:keepNext/>
      </w:pPr>
      <w:r w:rsidRPr="00FD579D">
        <w:rPr>
          <w:noProof/>
          <w:lang w:val="en-US"/>
        </w:rPr>
        <w:drawing>
          <wp:inline distT="0" distB="0" distL="0" distR="0" wp14:anchorId="2B9CD5E1" wp14:editId="364A4889">
            <wp:extent cx="5760720" cy="1332230"/>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CB5B9.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1332230"/>
                    </a:xfrm>
                    <a:prstGeom prst="rect">
                      <a:avLst/>
                    </a:prstGeom>
                  </pic:spPr>
                </pic:pic>
              </a:graphicData>
            </a:graphic>
          </wp:inline>
        </w:drawing>
      </w:r>
    </w:p>
    <w:p w14:paraId="03366DED" w14:textId="680E5DD3" w:rsidR="004B32B9" w:rsidRPr="00FD579D" w:rsidRDefault="00006B8E" w:rsidP="00006B8E">
      <w:pPr>
        <w:pStyle w:val="Caption"/>
      </w:pPr>
      <w:bookmarkStart w:id="40" w:name="_Ref8723279"/>
      <w:r w:rsidRPr="00FD579D">
        <w:t xml:space="preserve">Figure </w:t>
      </w:r>
      <w:fldSimple w:instr=" SEQ Figure \* ARABIC ">
        <w:r w:rsidR="00FC68CD">
          <w:rPr>
            <w:noProof/>
          </w:rPr>
          <w:t>3</w:t>
        </w:r>
      </w:fldSimple>
      <w:bookmarkEnd w:id="40"/>
      <w:r w:rsidRPr="00FD579D">
        <w:t xml:space="preserve">: </w:t>
      </w:r>
      <w:commentRangeStart w:id="41"/>
      <w:r w:rsidRPr="00FD579D">
        <w:t xml:space="preserve">A graphical representation of the model </w:t>
      </w:r>
      <w:commentRangeEnd w:id="41"/>
      <w:r w:rsidR="007432F4">
        <w:rPr>
          <w:rStyle w:val="CommentReference"/>
          <w:b w:val="0"/>
          <w:bCs w:val="0"/>
          <w:caps w:val="0"/>
        </w:rPr>
        <w:commentReference w:id="41"/>
      </w:r>
    </w:p>
    <w:p w14:paraId="33025529" w14:textId="19C6C278" w:rsidR="006A0822" w:rsidRPr="00FD579D" w:rsidRDefault="006A0822" w:rsidP="006A0822">
      <w:pPr>
        <w:pStyle w:val="Heading1"/>
      </w:pPr>
      <w:bookmarkStart w:id="42" w:name="_Toc11083548"/>
      <w:bookmarkStart w:id="43" w:name="_Ref11512755"/>
      <w:bookmarkStart w:id="44" w:name="_Toc11673081"/>
      <w:r w:rsidRPr="00FD579D">
        <w:t>The kinetics</w:t>
      </w:r>
      <w:bookmarkEnd w:id="42"/>
      <w:bookmarkEnd w:id="43"/>
      <w:bookmarkEnd w:id="44"/>
    </w:p>
    <w:p w14:paraId="45C2F366" w14:textId="30D030D3" w:rsidR="00C40B54" w:rsidRPr="00FD579D" w:rsidRDefault="006A0822" w:rsidP="006A0822">
      <w:r w:rsidRPr="00FD579D">
        <w:t>To understand</w:t>
      </w:r>
      <w:r w:rsidR="00CF65B3" w:rsidRPr="00FD579D">
        <w:t xml:space="preserve"> the mathematics behind modelling</w:t>
      </w:r>
      <w:r w:rsidRPr="00FD579D">
        <w:t xml:space="preserve"> these 23 states with their rates, let us take a look at a simpler, but comparable system. In this system we only distinguish 3 states: in solution, bound and cleaved. In </w:t>
      </w:r>
      <w:r w:rsidR="001D15B7" w:rsidRPr="00FD579D">
        <w:fldChar w:fldCharType="begin"/>
      </w:r>
      <w:r w:rsidR="001D15B7" w:rsidRPr="00FD579D">
        <w:instrText xml:space="preserve"> REF _Ref8723337 </w:instrText>
      </w:r>
      <w:r w:rsidR="00D70E75" w:rsidRPr="00FD579D">
        <w:instrText xml:space="preserve"> \* MERGEFORMAT </w:instrText>
      </w:r>
      <w:r w:rsidR="001D15B7" w:rsidRPr="00FD579D">
        <w:fldChar w:fldCharType="separate"/>
      </w:r>
      <w:r w:rsidR="00985334" w:rsidRPr="00FD579D">
        <w:t xml:space="preserve">Figure </w:t>
      </w:r>
      <w:r w:rsidR="00985334">
        <w:rPr>
          <w:noProof/>
        </w:rPr>
        <w:t>4</w:t>
      </w:r>
      <w:r w:rsidR="001D15B7" w:rsidRPr="00FD579D">
        <w:rPr>
          <w:noProof/>
        </w:rPr>
        <w:fldChar w:fldCharType="end"/>
      </w:r>
      <w:r w:rsidRPr="00FD579D">
        <w:t xml:space="preserve"> this model is depicted, as well as its free energy landscape. The states are the minima in this landscape and the rates (k) represent </w:t>
      </w:r>
      <w:commentRangeStart w:id="45"/>
      <w:r w:rsidRPr="00FD579D">
        <w:t>how easy you can go to the adjacent state</w:t>
      </w:r>
      <w:commentRangeEnd w:id="45"/>
      <w:r w:rsidR="00DB3F00">
        <w:rPr>
          <w:rStyle w:val="CommentReference"/>
        </w:rPr>
        <w:commentReference w:id="45"/>
      </w:r>
      <w:r w:rsidRPr="00FD579D">
        <w:t xml:space="preserve">. In general terms, it is </w:t>
      </w:r>
      <w:r w:rsidR="00C40B54" w:rsidRPr="00FD579D">
        <w:t xml:space="preserve">most likely to go to the adjacent state with the lowest free energy </w:t>
      </w:r>
      <w:r w:rsidR="00B6617F" w:rsidRPr="00FD579D">
        <w:t>barrier</w:t>
      </w:r>
      <w:r w:rsidR="00C40B54" w:rsidRPr="00FD579D">
        <w:t xml:space="preserve">. </w:t>
      </w:r>
      <w:r w:rsidRPr="00FD579D">
        <w:t xml:space="preserve">The free energy is defined as: </w:t>
      </w:r>
      <m:oMath>
        <m:r>
          <w:rPr>
            <w:rFonts w:ascii="Cambria Math" w:hAnsi="Cambria Math"/>
          </w:rPr>
          <m:t>F=E-TS</m:t>
        </m:r>
      </m:oMath>
      <w:r w:rsidRPr="00FD579D">
        <w:t xml:space="preserve">. </w:t>
      </w:r>
      <w:r w:rsidR="00C40B54" w:rsidRPr="00FD579D">
        <w:t>E is the internal energ</w:t>
      </w:r>
      <w:r w:rsidR="00B17EB9" w:rsidRPr="00FD579D">
        <w:t>y and</w:t>
      </w:r>
      <w:r w:rsidR="00C40B54" w:rsidRPr="00FD579D">
        <w:t xml:space="preserve"> S the conformational entropy at a fixed temperature T.</w:t>
      </w:r>
    </w:p>
    <w:p w14:paraId="21C68D6D" w14:textId="77777777" w:rsidR="00BD794C" w:rsidRPr="00FD579D" w:rsidRDefault="00BD794C" w:rsidP="006A0822"/>
    <w:p w14:paraId="3FCD3E38" w14:textId="1B126C75" w:rsidR="006B1051" w:rsidRPr="00FD579D" w:rsidRDefault="006B1051" w:rsidP="00006B8E">
      <w:pPr>
        <w:keepNext/>
        <w:jc w:val="center"/>
      </w:pPr>
      <w:r w:rsidRPr="00FD579D">
        <w:rPr>
          <w:noProof/>
          <w:lang w:val="en-US"/>
        </w:rPr>
        <w:lastRenderedPageBreak/>
        <mc:AlternateContent>
          <mc:Choice Requires="wps">
            <w:drawing>
              <wp:anchor distT="0" distB="0" distL="114300" distR="114300" simplePos="0" relativeHeight="251658240" behindDoc="0" locked="0" layoutInCell="1" allowOverlap="1" wp14:anchorId="7DA50654" wp14:editId="5ACD7B85">
                <wp:simplePos x="0" y="0"/>
                <wp:positionH relativeFrom="column">
                  <wp:posOffset>3215005</wp:posOffset>
                </wp:positionH>
                <wp:positionV relativeFrom="paragraph">
                  <wp:posOffset>548591</wp:posOffset>
                </wp:positionV>
                <wp:extent cx="597388" cy="253218"/>
                <wp:effectExtent l="0" t="0" r="12700" b="13970"/>
                <wp:wrapNone/>
                <wp:docPr id="24" name="Rectangle 24"/>
                <wp:cNvGraphicFramePr/>
                <a:graphic xmlns:a="http://schemas.openxmlformats.org/drawingml/2006/main">
                  <a:graphicData uri="http://schemas.microsoft.com/office/word/2010/wordprocessingShape">
                    <wps:wsp>
                      <wps:cNvSpPr/>
                      <wps:spPr>
                        <a:xfrm>
                          <a:off x="0" y="0"/>
                          <a:ext cx="597388" cy="2532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8167226" id="Rectangle 24" o:spid="_x0000_s1026" style="position:absolute;margin-left:253.15pt;margin-top:43.2pt;width:47.05pt;height:1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" fillcolor="white [3212]" strokecolor="white [3212]" strokeweight="1pt"/>
            </w:pict>
          </mc:Fallback>
        </mc:AlternateContent>
      </w:r>
      <w:r w:rsidRPr="00FD579D">
        <w:rPr>
          <w:b/>
        </w:rPr>
        <w:t>A)</w:t>
      </w:r>
      <w:r w:rsidR="00F270C9" w:rsidRPr="00FD579D">
        <w:rPr>
          <w:noProof/>
          <w:lang w:val="en-US"/>
        </w:rPr>
        <w:drawing>
          <wp:inline distT="0" distB="0" distL="0" distR="0" wp14:anchorId="3EDB34B0" wp14:editId="331E2660">
            <wp:extent cx="2947181" cy="577761"/>
            <wp:effectExtent l="0" t="0" r="571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CD6A7.tmp"/>
                    <pic:cNvPicPr/>
                  </pic:nvPicPr>
                  <pic:blipFill rotWithShape="1">
                    <a:blip r:embed="rId18" cstate="print">
                      <a:extLst>
                        <a:ext uri="{28A0092B-C50C-407E-A947-70E740481C1C}">
                          <a14:useLocalDpi xmlns:a14="http://schemas.microsoft.com/office/drawing/2010/main" val="0"/>
                        </a:ext>
                      </a:extLst>
                    </a:blip>
                    <a:srcRect l="11416" r="26543" b="78093"/>
                    <a:stretch/>
                  </pic:blipFill>
                  <pic:spPr bwMode="auto">
                    <a:xfrm>
                      <a:off x="0" y="0"/>
                      <a:ext cx="3119136" cy="611471"/>
                    </a:xfrm>
                    <a:prstGeom prst="rect">
                      <a:avLst/>
                    </a:prstGeom>
                    <a:ln>
                      <a:noFill/>
                    </a:ln>
                    <a:extLst>
                      <a:ext uri="{53640926-AAD7-44D8-BBD7-CCE9431645EC}">
                        <a14:shadowObscured xmlns:a14="http://schemas.microsoft.com/office/drawing/2010/main"/>
                      </a:ext>
                    </a:extLst>
                  </pic:spPr>
                </pic:pic>
              </a:graphicData>
            </a:graphic>
          </wp:inline>
        </w:drawing>
      </w:r>
    </w:p>
    <w:p w14:paraId="5409B38D" w14:textId="1946B88E" w:rsidR="00006B8E" w:rsidRPr="00FD579D" w:rsidRDefault="006B1051" w:rsidP="00006B8E">
      <w:pPr>
        <w:keepNext/>
        <w:jc w:val="center"/>
      </w:pPr>
      <w:r w:rsidRPr="00FD579D">
        <w:rPr>
          <w:b/>
        </w:rPr>
        <w:t>B)</w:t>
      </w:r>
      <w:r w:rsidRPr="00FD579D">
        <w:rPr>
          <w:noProof/>
          <w:lang w:val="en-US"/>
        </w:rPr>
        <w:drawing>
          <wp:inline distT="0" distB="0" distL="0" distR="0" wp14:anchorId="5FD9398C" wp14:editId="784B0909">
            <wp:extent cx="1645920" cy="1175033"/>
            <wp:effectExtent l="0" t="0" r="0" b="635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CD6A7.tmp"/>
                    <pic:cNvPicPr/>
                  </pic:nvPicPr>
                  <pic:blipFill rotWithShape="1">
                    <a:blip r:embed="rId18" cstate="print">
                      <a:extLst>
                        <a:ext uri="{28A0092B-C50C-407E-A947-70E740481C1C}">
                          <a14:useLocalDpi xmlns:a14="http://schemas.microsoft.com/office/drawing/2010/main" val="0"/>
                        </a:ext>
                      </a:extLst>
                    </a:blip>
                    <a:srcRect t="20881" r="58192" b="25357"/>
                    <a:stretch/>
                  </pic:blipFill>
                  <pic:spPr bwMode="auto">
                    <a:xfrm>
                      <a:off x="0" y="0"/>
                      <a:ext cx="1705508" cy="1217573"/>
                    </a:xfrm>
                    <a:prstGeom prst="rect">
                      <a:avLst/>
                    </a:prstGeom>
                    <a:ln>
                      <a:noFill/>
                    </a:ln>
                    <a:extLst>
                      <a:ext uri="{53640926-AAD7-44D8-BBD7-CCE9431645EC}">
                        <a14:shadowObscured xmlns:a14="http://schemas.microsoft.com/office/drawing/2010/main"/>
                      </a:ext>
                    </a:extLst>
                  </pic:spPr>
                </pic:pic>
              </a:graphicData>
            </a:graphic>
          </wp:inline>
        </w:drawing>
      </w:r>
    </w:p>
    <w:p w14:paraId="0EDC06E8" w14:textId="3EDF1381" w:rsidR="00F270C9" w:rsidRPr="00FD579D" w:rsidRDefault="00006B8E" w:rsidP="00006B8E">
      <w:pPr>
        <w:pStyle w:val="Caption"/>
        <w:jc w:val="center"/>
      </w:pPr>
      <w:bookmarkStart w:id="46" w:name="_Ref8723337"/>
      <w:bookmarkStart w:id="47" w:name="_Ref10461253"/>
      <w:r w:rsidRPr="00FD579D">
        <w:t xml:space="preserve">Figure </w:t>
      </w:r>
      <w:fldSimple w:instr=" SEQ Figure \* ARABIC ">
        <w:r w:rsidR="00FC68CD">
          <w:rPr>
            <w:noProof/>
          </w:rPr>
          <w:t>4</w:t>
        </w:r>
      </w:fldSimple>
      <w:bookmarkEnd w:id="46"/>
      <w:r w:rsidRPr="00FD579D">
        <w:t xml:space="preserve">: </w:t>
      </w:r>
      <w:r w:rsidR="006B1051" w:rsidRPr="00FD579D">
        <w:t xml:space="preserve">A) A model of crispr-cas with 3 states (in solution, bound and cleaved) and the switching rates inbetween. </w:t>
      </w:r>
      <w:r w:rsidR="006B1051" w:rsidRPr="00FD579D">
        <w:br/>
        <w:t xml:space="preserve">B) The free energy landscape where the states are depicted as minima </w:t>
      </w:r>
      <w:r w:rsidRPr="00FD579D">
        <w:t xml:space="preserve"> </w:t>
      </w:r>
      <w:r w:rsidRPr="00FD579D">
        <w:fldChar w:fldCharType="begin" w:fldLock="1"/>
      </w:r>
      <w:r w:rsidR="00962348">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[30]","plainTextFormattedCitation":"[30]","previouslyFormattedCitation":"[30]"},"properties":{"noteIndex":0},"schema":"https://github.com/citation-style-language/schema/raw/master/csl-citation.json"}</w:instrText>
      </w:r>
      <w:r w:rsidRPr="00FD579D">
        <w:fldChar w:fldCharType="separate"/>
      </w:r>
      <w:r w:rsidR="00FF0C42" w:rsidRPr="00962348">
        <w:rPr>
          <w:b w:val="0"/>
          <w:noProof/>
        </w:rPr>
        <w:t>[30]</w:t>
      </w:r>
      <w:r w:rsidRPr="00FD579D">
        <w:fldChar w:fldCharType="end"/>
      </w:r>
      <w:bookmarkEnd w:id="47"/>
    </w:p>
    <w:p w14:paraId="47B6EFB8" w14:textId="7E70EF64" w:rsidR="006A0822" w:rsidRDefault="00B17EB9" w:rsidP="006A0822">
      <w:r w:rsidRPr="00FD579D">
        <w:t>We use kinetic modelling</w:t>
      </w:r>
      <w:r w:rsidR="007F2A1B">
        <w:t xml:space="preserve"> to describe the dynamics of the CRISPR-Cas system. The assumption is </w:t>
      </w:r>
      <w:del w:id="48" w:author="Misha Klein" w:date="2019-06-17T18:35:00Z">
        <w:r w:rsidRPr="00FD579D" w:rsidDel="00DB3F00">
          <w:delText>that</w:delText>
        </w:r>
      </w:del>
      <w:ins w:id="49" w:author="Misha Klein" w:date="2019-06-17T18:35:00Z">
        <w:r w:rsidR="00DB3F00">
          <w:t xml:space="preserve">that the time </w:t>
        </w:r>
      </w:ins>
      <w:del w:id="50" w:author="Misha Klein" w:date="2019-06-17T18:35:00Z">
        <w:r w:rsidRPr="00FD579D" w:rsidDel="00DB3F00">
          <w:delText xml:space="preserve"> </w:delText>
        </w:r>
        <m:oMath>
          <m:r>
            <w:rPr>
              <w:rFonts w:ascii="Cambria Math" w:hAnsi="Cambria Math"/>
            </w:rPr>
            <m:t>t</m:t>
          </m:r>
        </m:oMath>
        <w:r w:rsidRPr="00FD579D" w:rsidDel="00DB3F00">
          <w:delText xml:space="preserve"> </w:delText>
        </w:r>
      </w:del>
      <w:r w:rsidRPr="00FD579D">
        <w:t>for any single reaction to get completed</w:t>
      </w:r>
      <w:ins w:id="51" w:author="Misha Klein" w:date="2019-06-17T18:36:00Z">
        <w:r w:rsidR="00DB3F00">
          <w:t xml:space="preserve"> (</w:t>
        </w:r>
      </w:ins>
      <w:ins w:id="52" w:author="Misha Klein" w:date="2019-06-17T18:35:00Z">
        <m:oMath>
          <m:r>
            <w:rPr>
              <w:rFonts w:ascii="Cambria Math" w:hAnsi="Cambria Math"/>
            </w:rPr>
            <m:t>t</m:t>
          </m:r>
        </m:oMath>
      </w:ins>
      <w:ins w:id="53" w:author="Misha Klein" w:date="2019-06-17T18:36:00Z">
        <w:r w:rsidR="00DB3F00">
          <w:t>)</w:t>
        </w:r>
      </w:ins>
      <w:r w:rsidRPr="00FD579D">
        <w:t xml:space="preserve"> is exponentially distributed</w:t>
      </w:r>
      <w:r w:rsidR="00962348">
        <w:t xml:space="preserve">. </w:t>
      </w:r>
      <w:commentRangeStart w:id="54"/>
      <w:r w:rsidR="00962348">
        <w:t>This assumption is justified,</w:t>
      </w:r>
      <w:r w:rsidR="007F2A1B">
        <w:t xml:space="preserve"> since this is the distribution for a Poisson point process/stochastic process, which describes random events</w:t>
      </w:r>
      <w:commentRangeEnd w:id="54"/>
      <w:r w:rsidR="00F06DE4">
        <w:rPr>
          <w:rStyle w:val="CommentReference"/>
        </w:rPr>
        <w:commentReference w:id="54"/>
      </w:r>
      <w:r w:rsidRPr="00FD579D">
        <w:t xml:space="preserve">. </w:t>
      </w:r>
      <w:r w:rsidR="00962348">
        <w:t>Using this assumption</w:t>
      </w:r>
      <w:r w:rsidR="003A40F2" w:rsidRPr="00FD579D">
        <w:t>,</w:t>
      </w:r>
      <w:r w:rsidRPr="00FD579D">
        <w:t xml:space="preserve"> the probability density for the reaction time </w:t>
      </w:r>
      <w:r w:rsidR="009F629B" w:rsidRPr="00FD579D">
        <w:t>of</w:t>
      </w:r>
      <w:r w:rsidR="00CF65B3" w:rsidRPr="00FD579D">
        <w:t xml:space="preserve"> every</w:t>
      </w:r>
      <w:r w:rsidRPr="00FD579D">
        <w:t xml:space="preserve"> individual reaction</w:t>
      </w:r>
      <w:r w:rsidR="00CF65B3" w:rsidRPr="00FD579D">
        <w:t xml:space="preserve"> (switching to an adjacent state),</w:t>
      </w:r>
      <w:r w:rsidRPr="00FD579D">
        <w:t xml:space="preserve"> can be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14:paraId="4B171B62" w14:textId="77777777" w:rsidTr="00D35DB1">
        <w:tc>
          <w:tcPr>
            <w:tcW w:w="2689" w:type="dxa"/>
          </w:tcPr>
          <w:p w14:paraId="50EC1DD7" w14:textId="77777777" w:rsidR="00D35DB1" w:rsidRDefault="00D35DB1" w:rsidP="00D35DB1"/>
        </w:tc>
        <w:tc>
          <w:tcPr>
            <w:tcW w:w="5811" w:type="dxa"/>
          </w:tcPr>
          <w:p w14:paraId="0D419D58" w14:textId="6714E50F" w:rsidR="00D35DB1" w:rsidRPr="00D35DB1" w:rsidRDefault="00E046B2" w:rsidP="00D35DB1">
            <w:pPr>
              <w:jc w:val="left"/>
            </w:pPr>
            <m:oMathPara>
              <m:oMathParaPr>
                <m:jc m:val="left"/>
              </m:oMathParaPr>
              <m:oMath>
                <m:r>
                  <w:rPr>
                    <w:rFonts w:ascii="Cambria Math" w:hAnsi="Cambria Math"/>
                  </w:rPr>
                  <m:t>ϕ</m:t>
                </m:r>
                <m:d>
                  <m:dPr>
                    <m:ctrlPr>
                      <w:rPr>
                        <w:rFonts w:ascii="Cambria Math" w:hAnsi="Cambria Math"/>
                        <w:i/>
                      </w:rPr>
                    </m:ctrlPr>
                  </m:dPr>
                  <m:e>
                    <m:r>
                      <w:rPr>
                        <w:rFonts w:ascii="Cambria Math" w:hAnsi="Cambria Math"/>
                      </w:rPr>
                      <m:t>t</m:t>
                    </m:r>
                  </m:e>
                </m:d>
                <m:r>
                  <w:rPr>
                    <w:rFonts w:ascii="Cambria Math" w:hAnsi="Cambria Math"/>
                  </w:rPr>
                  <m:t xml:space="preserve">=k </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tc>
        <w:tc>
          <w:tcPr>
            <w:tcW w:w="562" w:type="dxa"/>
          </w:tcPr>
          <w:p w14:paraId="293E0373" w14:textId="7C2ACFE7" w:rsidR="00D35DB1" w:rsidRDefault="00D35DB1" w:rsidP="00D35DB1">
            <w:pPr>
              <w:jc w:val="right"/>
            </w:pPr>
            <w:r w:rsidRPr="00D35DB1">
              <w:t>(</w:t>
            </w:r>
            <w:fldSimple w:instr=" SEQ Equation \* ARABIC ">
              <w:r w:rsidR="00985334">
                <w:rPr>
                  <w:noProof/>
                </w:rPr>
                <w:t>1</w:t>
              </w:r>
            </w:fldSimple>
            <w:r>
              <w:t>)</w:t>
            </w:r>
          </w:p>
        </w:tc>
      </w:tr>
    </w:tbl>
    <w:p w14:paraId="1AB04FA8" w14:textId="6C7B9D3D" w:rsidR="001E2C08" w:rsidRDefault="00297C97" w:rsidP="00E046B2">
      <w:pPr>
        <w:spacing w:before="240"/>
      </w:pPr>
      <w:r w:rsidRPr="00FD579D">
        <w:t xml:space="preserve">In this equation, </w:t>
      </w:r>
      <m:oMath>
        <m:r>
          <w:rPr>
            <w:rFonts w:ascii="Cambria Math" w:hAnsi="Cambria Math"/>
          </w:rPr>
          <m:t>ϕ(t)</m:t>
        </m:r>
      </m:oMath>
      <w:r w:rsidRPr="00FD579D">
        <w:t xml:space="preserve"> is the </w:t>
      </w:r>
      <w:r w:rsidR="003A40F2" w:rsidRPr="00FD579D">
        <w:t>probability</w:t>
      </w:r>
      <w:r w:rsidRPr="00FD579D">
        <w:t xml:space="preserve"> to</w:t>
      </w:r>
      <w:r w:rsidR="009F629B" w:rsidRPr="00FD579D">
        <w:t xml:space="preserve"> complete the switching to a next state at time </w:t>
      </w:r>
      <m:oMath>
        <m:r>
          <w:rPr>
            <w:rFonts w:ascii="Cambria Math" w:hAnsi="Cambria Math"/>
          </w:rPr>
          <m:t>t</m:t>
        </m:r>
      </m:oMath>
      <w:r w:rsidR="009F629B" w:rsidRPr="00FD579D">
        <w:t xml:space="preserve"> and </w:t>
      </w:r>
      <m:oMath>
        <m:r>
          <w:rPr>
            <w:rFonts w:ascii="Cambria Math" w:hAnsi="Cambria Math"/>
          </w:rPr>
          <m:t>k</m:t>
        </m:r>
      </m:oMath>
      <w:r w:rsidR="009F629B" w:rsidRPr="00FD579D">
        <w:t xml:space="preserve"> is the rate to get into that </w:t>
      </w:r>
      <w:r w:rsidR="00CF65B3" w:rsidRPr="00FD579D">
        <w:t xml:space="preserve">specific </w:t>
      </w:r>
      <w:r w:rsidR="009F629B" w:rsidRPr="00FD579D">
        <w:t xml:space="preserve">state. </w:t>
      </w:r>
      <w:r w:rsidR="000135FA" w:rsidRPr="00FD579D">
        <w:t xml:space="preserve">If we now look at an even simpler system, with only 2 states and one switching rate </w:t>
      </w:r>
      <m:oMath>
        <m:r>
          <w:rPr>
            <w:rFonts w:ascii="Cambria Math" w:hAnsi="Cambria Math"/>
          </w:rPr>
          <m:t xml:space="preserve">k </m:t>
        </m:r>
      </m:oMath>
      <w:r w:rsidR="000135FA" w:rsidRPr="00FD579D">
        <w:t xml:space="preserve">from state 1 to state 2. </w:t>
      </w:r>
      <w:r w:rsidR="00D70E75" w:rsidRPr="00FD579D">
        <w:t xml:space="preserve">We can derive the </w:t>
      </w:r>
      <w:commentRangeStart w:id="55"/>
      <w:r w:rsidR="001E2C08" w:rsidRPr="00FD579D">
        <w:t>chance</w:t>
      </w:r>
      <w:commentRangeEnd w:id="55"/>
      <w:r w:rsidR="00F06DE4">
        <w:rPr>
          <w:rStyle w:val="CommentReference"/>
        </w:rPr>
        <w:commentReference w:id="55"/>
      </w:r>
      <w:r w:rsidR="001E2C08" w:rsidRPr="00FD579D">
        <w:t xml:space="preserve"> to be in state</w:t>
      </w:r>
      <w:r w:rsidR="000135FA" w:rsidRPr="00FD579D">
        <w:t xml:space="preserve"> 2</w:t>
      </w:r>
      <w:r w:rsidR="001E2C08" w:rsidRPr="00FD579D">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1E2C08" w:rsidRPr="00FD579D">
        <w:t xml:space="preserve">) </w:t>
      </w:r>
      <w:r w:rsidR="00D70E75" w:rsidRPr="00FD579D">
        <w:t xml:space="preserve">from </w:t>
      </w:r>
      <m:oMath>
        <m:r>
          <w:rPr>
            <w:rFonts w:ascii="Cambria Math" w:hAnsi="Cambria Math"/>
          </w:rPr>
          <m:t>ϕ(t)</m:t>
        </m:r>
      </m:oMath>
      <w:r w:rsidR="00D70E75" w:rsidRPr="00FD5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14:paraId="7323C992" w14:textId="77777777" w:rsidTr="00D35DB1">
        <w:tc>
          <w:tcPr>
            <w:tcW w:w="2689" w:type="dxa"/>
          </w:tcPr>
          <w:p w14:paraId="31045AAD" w14:textId="77777777" w:rsidR="00D35DB1" w:rsidRDefault="00D35DB1" w:rsidP="00E046B2"/>
        </w:tc>
        <w:tc>
          <w:tcPr>
            <w:tcW w:w="5811" w:type="dxa"/>
          </w:tcPr>
          <w:p w14:paraId="0F176D60" w14:textId="16E6DA70" w:rsidR="00D35DB1" w:rsidRPr="00D35DB1" w:rsidRDefault="006203B1" w:rsidP="00E046B2">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=1-</m:t>
                </m:r>
                <m:nary>
                  <m:naryP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ϕ</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tc>
        <w:tc>
          <w:tcPr>
            <w:tcW w:w="562" w:type="dxa"/>
          </w:tcPr>
          <w:p w14:paraId="10CBBD24" w14:textId="47E274A5" w:rsidR="00D35DB1" w:rsidRDefault="00D35DB1" w:rsidP="00E046B2">
            <w:pPr>
              <w:jc w:val="right"/>
            </w:pPr>
            <w:r w:rsidRPr="00D35DB1">
              <w:t>(</w:t>
            </w:r>
            <w:fldSimple w:instr=" SEQ Equation \* ARABIC ">
              <w:r w:rsidR="00985334">
                <w:rPr>
                  <w:noProof/>
                </w:rPr>
                <w:t>2</w:t>
              </w:r>
            </w:fldSimple>
            <w:r>
              <w:t>)</w:t>
            </w:r>
          </w:p>
        </w:tc>
      </w:tr>
      <w:tr w:rsidR="00E046B2" w14:paraId="1413FF74" w14:textId="77777777" w:rsidTr="00DC62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689" w:type="dxa"/>
            <w:tcBorders>
              <w:top w:val="nil"/>
              <w:left w:val="nil"/>
              <w:bottom w:val="nil"/>
              <w:right w:val="nil"/>
            </w:tcBorders>
          </w:tcPr>
          <w:p w14:paraId="0418B184" w14:textId="77777777" w:rsidR="00E046B2" w:rsidRDefault="00E046B2" w:rsidP="00E046B2"/>
        </w:tc>
        <w:tc>
          <w:tcPr>
            <w:tcW w:w="5811" w:type="dxa"/>
            <w:tcBorders>
              <w:top w:val="nil"/>
              <w:left w:val="nil"/>
              <w:bottom w:val="nil"/>
              <w:right w:val="nil"/>
            </w:tcBorders>
          </w:tcPr>
          <w:p w14:paraId="425ED5FE" w14:textId="77777777" w:rsidR="00E046B2" w:rsidRPr="00D35DB1" w:rsidRDefault="006203B1" w:rsidP="00E046B2">
            <w:pPr>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dt</m:t>
                    </m:r>
                  </m:den>
                </m:f>
                <m:r>
                  <w:rPr>
                    <w:rFonts w:ascii="Cambria Math" w:hAnsi="Cambria Math"/>
                  </w:rPr>
                  <m:t>=kp</m:t>
                </m:r>
                <m:d>
                  <m:dPr>
                    <m:ctrlPr>
                      <w:rPr>
                        <w:rFonts w:ascii="Cambria Math" w:hAnsi="Cambria Math"/>
                        <w:i/>
                      </w:rPr>
                    </m:ctrlPr>
                  </m:dPr>
                  <m:e>
                    <m:r>
                      <w:rPr>
                        <w:rFonts w:ascii="Cambria Math" w:hAnsi="Cambria Math"/>
                      </w:rPr>
                      <m:t>t</m:t>
                    </m:r>
                  </m:e>
                </m:d>
                <m:r>
                  <w:rPr>
                    <w:rFonts w:ascii="Cambria Math" w:hAnsi="Cambria Math"/>
                  </w:rPr>
                  <m:t xml:space="preserve">  </m:t>
                </m:r>
              </m:oMath>
            </m:oMathPara>
          </w:p>
        </w:tc>
        <w:tc>
          <w:tcPr>
            <w:tcW w:w="562" w:type="dxa"/>
            <w:tcBorders>
              <w:top w:val="nil"/>
              <w:left w:val="nil"/>
              <w:bottom w:val="nil"/>
              <w:right w:val="nil"/>
            </w:tcBorders>
          </w:tcPr>
          <w:p w14:paraId="4B443E39" w14:textId="25F099CA" w:rsidR="00E046B2" w:rsidRDefault="00E046B2" w:rsidP="00E046B2">
            <w:pPr>
              <w:jc w:val="right"/>
            </w:pPr>
            <w:r w:rsidRPr="00D35DB1">
              <w:t>(</w:t>
            </w:r>
            <w:fldSimple w:instr=" SEQ Equation \* ARABIC ">
              <w:r w:rsidR="00985334">
                <w:rPr>
                  <w:noProof/>
                </w:rPr>
                <w:t>3</w:t>
              </w:r>
            </w:fldSimple>
            <w:r>
              <w:t>)</w:t>
            </w:r>
          </w:p>
        </w:tc>
      </w:tr>
    </w:tbl>
    <w:p w14:paraId="6E332620" w14:textId="4A2DDEDF" w:rsidR="006A0822" w:rsidRDefault="001E2C08" w:rsidP="00E046B2">
      <w:pPr>
        <w:spacing w:before="240"/>
      </w:pPr>
      <w:r w:rsidRPr="00FD579D">
        <w:t xml:space="preserve">In these equations, </w:t>
      </w:r>
      <w:r w:rsidR="00B17EB9" w:rsidRPr="00FD579D">
        <w:t xml:space="preserve">the reaction rate </w:t>
      </w:r>
      <m:oMath>
        <m:r>
          <w:rPr>
            <w:rFonts w:ascii="Cambria Math" w:hAnsi="Cambria Math"/>
          </w:rPr>
          <m:t>k</m:t>
        </m:r>
      </m:oMath>
      <w:r w:rsidR="00B17EB9" w:rsidRPr="00FD579D">
        <w:t xml:space="preserve"> is related to the free-energy barrier that has to be overcome for the reaction. This relation is described by the Arrhenius equation</w:t>
      </w:r>
      <w:r w:rsidR="000135FA" w:rsidRPr="00FD579D">
        <w:t xml:space="preserve"> </w:t>
      </w:r>
      <w:r w:rsidR="00E046B2">
        <w:fldChar w:fldCharType="begin"/>
      </w:r>
      <w:r w:rsidR="00E046B2">
        <w:instrText xml:space="preserve"> REF _Ref11093611 \h </w:instrText>
      </w:r>
      <w:r w:rsidR="00E046B2">
        <w:fldChar w:fldCharType="separate"/>
      </w:r>
      <w:r w:rsidR="00985334" w:rsidRPr="00D35DB1">
        <w:t>(</w:t>
      </w:r>
      <w:r w:rsidR="00985334">
        <w:rPr>
          <w:noProof/>
        </w:rPr>
        <w:t>4</w:t>
      </w:r>
      <w:r w:rsidR="00985334">
        <w:t>)</w:t>
      </w:r>
      <w:r w:rsidR="00E046B2">
        <w:fldChar w:fldCharType="end"/>
      </w:r>
      <w:r w:rsidR="000135FA" w:rsidRPr="00FD579D">
        <w:t xml:space="preserve">. This also shows that the lower the energy barrier, the larger the rate, </w:t>
      </w:r>
      <w:commentRangeStart w:id="56"/>
      <w:r w:rsidR="000135FA" w:rsidRPr="00FD579D">
        <w:t>so</w:t>
      </w:r>
      <w:commentRangeEnd w:id="56"/>
      <w:r w:rsidR="00F06DE4">
        <w:rPr>
          <w:rStyle w:val="CommentReference"/>
        </w:rPr>
        <w:commentReference w:id="56"/>
      </w:r>
      <w:r w:rsidR="000135FA" w:rsidRPr="00FD579D">
        <w:t xml:space="preserve"> the higher </w:t>
      </w:r>
      <w:commentRangeStart w:id="57"/>
      <w:r w:rsidR="000135FA" w:rsidRPr="00FD579D">
        <w:t xml:space="preserve">the </w:t>
      </w:r>
      <w:commentRangeStart w:id="58"/>
      <w:r w:rsidR="000135FA" w:rsidRPr="00FD579D">
        <w:t>change</w:t>
      </w:r>
      <w:commentRangeEnd w:id="58"/>
      <w:r w:rsidR="00F06DE4">
        <w:rPr>
          <w:rStyle w:val="CommentReference"/>
        </w:rPr>
        <w:commentReference w:id="58"/>
      </w:r>
      <w:r w:rsidR="000135FA" w:rsidRPr="00FD579D">
        <w:t xml:space="preserve"> is to proceed in that direction</w:t>
      </w:r>
      <w:commentRangeEnd w:id="57"/>
      <w:r w:rsidR="00F06DE4">
        <w:rPr>
          <w:rStyle w:val="CommentReference"/>
        </w:rPr>
        <w:commentReference w:id="57"/>
      </w:r>
      <w:r w:rsidR="000135FA" w:rsidRPr="00FD5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14:paraId="0C615559" w14:textId="77777777" w:rsidTr="00DC6209">
        <w:tc>
          <w:tcPr>
            <w:tcW w:w="2689" w:type="dxa"/>
          </w:tcPr>
          <w:p w14:paraId="5A703172" w14:textId="77777777" w:rsidR="00E046B2" w:rsidRDefault="00E046B2" w:rsidP="00E046B2"/>
        </w:tc>
        <w:tc>
          <w:tcPr>
            <w:tcW w:w="5811" w:type="dxa"/>
          </w:tcPr>
          <w:p w14:paraId="1D25D342" w14:textId="611EAA03" w:rsidR="00E046B2" w:rsidRPr="00D35DB1" w:rsidRDefault="00E046B2" w:rsidP="00E046B2">
            <w:pPr>
              <w:jc w:val="left"/>
            </w:pP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Δ</m:t>
                  </m:r>
                  <m:r>
                    <w:rPr>
                      <w:rFonts w:ascii="Cambria Math" w:hAnsi="Cambria Math"/>
                    </w:rPr>
                    <m:t>F</m:t>
                  </m:r>
                </m:sup>
              </m:sSup>
            </m:oMath>
            <w:r>
              <w:t xml:space="preserve"> </w:t>
            </w:r>
          </w:p>
        </w:tc>
        <w:tc>
          <w:tcPr>
            <w:tcW w:w="562" w:type="dxa"/>
          </w:tcPr>
          <w:p w14:paraId="4F265395" w14:textId="1B953D66" w:rsidR="00E046B2" w:rsidRDefault="00E046B2" w:rsidP="00E046B2">
            <w:pPr>
              <w:jc w:val="right"/>
            </w:pPr>
            <w:bookmarkStart w:id="59" w:name="_Ref11093611"/>
            <w:r w:rsidRPr="00D35DB1">
              <w:t>(</w:t>
            </w:r>
            <w:fldSimple w:instr=" SEQ Equation \* ARABIC ">
              <w:r w:rsidR="00985334">
                <w:rPr>
                  <w:noProof/>
                </w:rPr>
                <w:t>4</w:t>
              </w:r>
            </w:fldSimple>
            <w:r>
              <w:t>)</w:t>
            </w:r>
            <w:bookmarkEnd w:id="59"/>
          </w:p>
        </w:tc>
      </w:tr>
    </w:tbl>
    <w:p w14:paraId="551A88DF" w14:textId="420EAACB" w:rsidR="00F270C9" w:rsidRDefault="000135FA" w:rsidP="00E046B2">
      <w:pPr>
        <w:spacing w:before="240"/>
      </w:pPr>
      <w:r w:rsidRPr="00FD579D">
        <w:t xml:space="preserve">If we now move back to the system with 3 states as depicted in </w:t>
      </w:r>
      <w:r w:rsidRPr="00FD579D">
        <w:fldChar w:fldCharType="begin"/>
      </w:r>
      <w:r w:rsidRPr="00FD579D">
        <w:instrText xml:space="preserve"> REF _Ref8723337 \h </w:instrText>
      </w:r>
      <w:r w:rsidR="00D70E75" w:rsidRPr="00FD579D">
        <w:instrText xml:space="preserve"> \* MERGEFORMAT </w:instrText>
      </w:r>
      <w:r w:rsidRPr="00FD579D">
        <w:fldChar w:fldCharType="separate"/>
      </w:r>
      <w:r w:rsidR="00985334" w:rsidRPr="00FD579D">
        <w:t xml:space="preserve">Figure </w:t>
      </w:r>
      <w:r w:rsidR="00985334">
        <w:rPr>
          <w:noProof/>
        </w:rPr>
        <w:t>4</w:t>
      </w:r>
      <w:r w:rsidRPr="00FD579D">
        <w:fldChar w:fldCharType="end"/>
      </w:r>
      <w:r w:rsidRPr="00FD579D">
        <w:t>, we can use this same principle for the probability of being in one of those states.</w:t>
      </w:r>
      <w:r w:rsidR="00994F0B" w:rsidRPr="00FD579D">
        <w:t xml:space="preserve"> For example </w:t>
      </w:r>
      <w:r w:rsidR="003A40F2" w:rsidRPr="00FD579D">
        <w:t>the amount of unbound molecules</w:t>
      </w:r>
      <w:r w:rsidR="00994F0B" w:rsidRPr="00FD579D">
        <w:t xml:space="preserve"> decrease</w:t>
      </w:r>
      <w:r w:rsidR="003A40F2" w:rsidRPr="00FD579D">
        <w:t>s</w:t>
      </w:r>
      <w:r w:rsidR="00994F0B" w:rsidRPr="00FD579D">
        <w:t xml:space="preserve"> by the amount that will bind to the DNA and increase</w:t>
      </w:r>
      <w:r w:rsidR="003A40F2" w:rsidRPr="00FD579D">
        <w:t>s</w:t>
      </w:r>
      <w:r w:rsidR="00994F0B" w:rsidRPr="00FD579D">
        <w:t xml:space="preserve"> by the amount that unbinds from the DNA</w:t>
      </w:r>
      <w:r w:rsidR="00962348">
        <w:t xml:space="preserve"> </w:t>
      </w:r>
      <w:r w:rsidR="00962348">
        <w:fldChar w:fldCharType="begin" w:fldLock="1"/>
      </w:r>
      <w:r w:rsidR="00962348">
        <w:instrText>ADDIN CSL_CITATION {"citationItems":[{"id":"ITEM-1","itemData":{"DOI":"10.1007/978-1-59745-243-4_14","ISBN":"978-1-58829-905-5","ISSN":"10643745","PMID":"19381524","abstract":"The dynamics of how the constituent components of a natural system interact defines the spatio-temporal response of the system to stimuli. Modeling the kinetics of the processes that represent a biophysical system has long been pursued with the aim of improving our understanding of the studied system. Due to the unique properties of biological systems, in addition to the usual difficulties faced in modeling the dynamics of physical or chemical systems, biological simulations encounter difficulties that result from intrinsic multi-scale and stochastic nature of the biological processes.This chapter discusses the implications for simulation of models involving interacting species with very low copy numbers, which often occur in biological systems and give rise to significant relative fluctuations. The conditions necessitating the use of stochastic kinetic simulation methods and the mathematical foundations of the stochastic simulation algorithms are presented. How the well-organized structural hierarchies often seen in biological systems can lead to multi-scale problems and the possible ways to address the encountered computational difficulties are discussed. We present the details of the existing kinetic simulation methods and discuss their strengths and shortcomings. A list of the publicly available kinetic simulation tools and our reflections for future prospects are also provided.","author":[{"dropping-particle":"","family":"Resat","given":"Haluk","non-dropping-particle":"","parse-names":false,"suffix":""},{"dropping-particle":"","family":"Petzold","given":"Linda","non-dropping-particle":"","parse-names":false,"suffix":""},{"dropping-particle":"","family":"Pettigrew","given":"Michel F.","non-dropping-particle":"","parse-names":false,"suffix":""}],"container-title":"IEEE Life Sciences","id":"ITEM-1","issued":{"date-parts":[["2009"]]},"title":"Kinetic Modeling of Biological Systems","type":"chapter"},"uris":["http://www.mendeley.com/documents/?uuid=c26ea11b-2122-45e9-a20c-349fd4cbc121"]}],"mendeley":{"formattedCitation":"[32]","plainTextFormattedCitation":"[32]"},"properties":{"noteIndex":0},"schema":"https://github.com/citation-style-language/schema/raw/master/csl-citation.json"}</w:instrText>
      </w:r>
      <w:r w:rsidR="00962348">
        <w:fldChar w:fldCharType="separate"/>
      </w:r>
      <w:r w:rsidR="00962348" w:rsidRPr="00962348">
        <w:rPr>
          <w:noProof/>
        </w:rPr>
        <w:t>[32]</w:t>
      </w:r>
      <w:r w:rsidR="00962348">
        <w:fldChar w:fldCharType="end"/>
      </w:r>
      <w:r w:rsidR="00994F0B" w:rsidRPr="00FD579D">
        <w:t xml:space="preserve">. </w:t>
      </w:r>
      <w:r w:rsidR="00D70E75" w:rsidRPr="00FD579D">
        <w:t xml:space="preserve">Doing this for all the states gives the following set of differential equations: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14:paraId="3C8C45BD" w14:textId="77777777" w:rsidTr="00D35DB1">
        <w:tc>
          <w:tcPr>
            <w:tcW w:w="2689" w:type="dxa"/>
          </w:tcPr>
          <w:p w14:paraId="2FB1FB76" w14:textId="77777777" w:rsidR="00D35DB1" w:rsidRDefault="00D35DB1" w:rsidP="00D35DB1"/>
        </w:tc>
        <w:tc>
          <w:tcPr>
            <w:tcW w:w="5811" w:type="dxa"/>
          </w:tcPr>
          <w:p w14:paraId="5A08BB4D" w14:textId="5B1978B1" w:rsidR="00D35DB1" w:rsidRPr="00D35DB1" w:rsidRDefault="006203B1" w:rsidP="00D35DB1">
            <w:pPr>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ub</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on</m:t>
                    </m:r>
                  </m:sub>
                </m:sSub>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oMath>
            </m:oMathPara>
          </w:p>
        </w:tc>
        <w:tc>
          <w:tcPr>
            <w:tcW w:w="562" w:type="dxa"/>
          </w:tcPr>
          <w:p w14:paraId="1C066638" w14:textId="32A0B2BB" w:rsidR="00D35DB1" w:rsidRDefault="00D35DB1" w:rsidP="00D35DB1">
            <w:pPr>
              <w:jc w:val="right"/>
            </w:pPr>
            <w:r w:rsidRPr="00D35DB1">
              <w:t>(</w:t>
            </w:r>
            <w:fldSimple w:instr=" SEQ Equation \* ARABIC ">
              <w:r w:rsidR="00985334">
                <w:rPr>
                  <w:noProof/>
                </w:rPr>
                <w:t>5</w:t>
              </w:r>
            </w:fldSimple>
            <w:r>
              <w:t>)</w:t>
            </w:r>
          </w:p>
        </w:tc>
      </w:tr>
      <w:tr w:rsidR="00D35DB1" w14:paraId="3FB8CFBE" w14:textId="77777777" w:rsidTr="00D35DB1">
        <w:tc>
          <w:tcPr>
            <w:tcW w:w="2689" w:type="dxa"/>
          </w:tcPr>
          <w:p w14:paraId="633DFF4D" w14:textId="77777777" w:rsidR="00D35DB1" w:rsidRDefault="00D35DB1" w:rsidP="00D35DB1">
            <w:pPr>
              <w:spacing w:before="240"/>
            </w:pPr>
          </w:p>
        </w:tc>
        <w:tc>
          <w:tcPr>
            <w:tcW w:w="5811" w:type="dxa"/>
          </w:tcPr>
          <w:p w14:paraId="5C7814D2" w14:textId="7FE3DB65" w:rsidR="00D35DB1" w:rsidRPr="00D35DB1" w:rsidRDefault="006203B1" w:rsidP="00D35DB1">
            <w:pPr>
              <w:spacing w:before="240"/>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bnd</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 xml:space="preserve"> k</m:t>
                    </m:r>
                  </m:e>
                  <m:sub>
                    <m:r>
                      <w:rPr>
                        <w:rFonts w:ascii="Cambria Math" w:hAnsi="Cambria Math"/>
                      </w:rPr>
                      <m:t>on</m:t>
                    </m:r>
                  </m:sub>
                </m:sSub>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clv</m:t>
                        </m:r>
                      </m:sub>
                    </m:sSub>
                  </m:e>
                </m:d>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oMath>
            </m:oMathPara>
          </w:p>
        </w:tc>
        <w:tc>
          <w:tcPr>
            <w:tcW w:w="562" w:type="dxa"/>
          </w:tcPr>
          <w:p w14:paraId="05C3B30E" w14:textId="5D26C753" w:rsidR="00D35DB1" w:rsidRDefault="00D35DB1" w:rsidP="00D35DB1">
            <w:pPr>
              <w:spacing w:before="240"/>
              <w:jc w:val="right"/>
            </w:pPr>
            <w:r w:rsidRPr="00D35DB1">
              <w:t>(</w:t>
            </w:r>
            <w:fldSimple w:instr=" SEQ Equation \* ARABIC ">
              <w:r w:rsidR="00985334">
                <w:rPr>
                  <w:noProof/>
                </w:rPr>
                <w:t>6</w:t>
              </w:r>
            </w:fldSimple>
            <w:r>
              <w:t>)</w:t>
            </w:r>
          </w:p>
        </w:tc>
      </w:tr>
      <w:tr w:rsidR="00D35DB1" w14:paraId="3BB5523C" w14:textId="77777777" w:rsidTr="00D35DB1">
        <w:tc>
          <w:tcPr>
            <w:tcW w:w="2689" w:type="dxa"/>
          </w:tcPr>
          <w:p w14:paraId="50325C23" w14:textId="77777777" w:rsidR="00D35DB1" w:rsidRDefault="00D35DB1" w:rsidP="00D35DB1">
            <w:pPr>
              <w:spacing w:before="240"/>
            </w:pPr>
          </w:p>
        </w:tc>
        <w:tc>
          <w:tcPr>
            <w:tcW w:w="5811" w:type="dxa"/>
          </w:tcPr>
          <w:p w14:paraId="37059676" w14:textId="7A85EEF5" w:rsidR="00D35DB1" w:rsidRPr="00D35DB1" w:rsidRDefault="006203B1" w:rsidP="00D35DB1">
            <w:pPr>
              <w:spacing w:before="240"/>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clv</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clv</m:t>
                    </m:r>
                  </m:sub>
                </m:sSub>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(t)</m:t>
                </m:r>
              </m:oMath>
            </m:oMathPara>
          </w:p>
        </w:tc>
        <w:tc>
          <w:tcPr>
            <w:tcW w:w="562" w:type="dxa"/>
          </w:tcPr>
          <w:p w14:paraId="6C6A0E59" w14:textId="5C283A60" w:rsidR="00D35DB1" w:rsidRDefault="00D35DB1" w:rsidP="00D35DB1">
            <w:pPr>
              <w:spacing w:before="240"/>
              <w:jc w:val="right"/>
            </w:pPr>
            <w:r w:rsidRPr="00D35DB1">
              <w:t>(</w:t>
            </w:r>
            <w:fldSimple w:instr=" SEQ Equation \* ARABIC ">
              <w:r w:rsidR="00985334">
                <w:rPr>
                  <w:noProof/>
                </w:rPr>
                <w:t>7</w:t>
              </w:r>
            </w:fldSimple>
            <w:r>
              <w:t>)</w:t>
            </w:r>
          </w:p>
        </w:tc>
      </w:tr>
    </w:tbl>
    <w:p w14:paraId="5710146D" w14:textId="77777777" w:rsidR="00962348" w:rsidRDefault="00962348" w:rsidP="00D35DB1">
      <w:pPr>
        <w:spacing w:before="240"/>
      </w:pPr>
    </w:p>
    <w:p w14:paraId="1F536C91" w14:textId="1EEC6F9E" w:rsidR="00994F0B" w:rsidRDefault="00994F0B" w:rsidP="00D35DB1">
      <w:pPr>
        <w:spacing w:before="240"/>
      </w:pPr>
      <w:r w:rsidRPr="00FD579D">
        <w:lastRenderedPageBreak/>
        <w:t>This can be rewritten in a matrix-vector form (</w:t>
      </w:r>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clv</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Pr="00FD5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14:paraId="1C822706" w14:textId="77777777" w:rsidTr="00D35DB1">
        <w:tc>
          <w:tcPr>
            <w:tcW w:w="2689" w:type="dxa"/>
          </w:tcPr>
          <w:p w14:paraId="7D8E3793" w14:textId="77777777" w:rsidR="00D35DB1" w:rsidRDefault="00D35DB1" w:rsidP="00D35DB1"/>
        </w:tc>
        <w:tc>
          <w:tcPr>
            <w:tcW w:w="5811" w:type="dxa"/>
          </w:tcPr>
          <w:p w14:paraId="53F6F963" w14:textId="1E82B612" w:rsidR="00D35DB1" w:rsidRPr="00D35DB1" w:rsidRDefault="006203B1" w:rsidP="00D35DB1">
            <w:pPr>
              <w:jc w:val="left"/>
            </w:pPr>
            <m:oMathPara>
              <m:oMathParaPr>
                <m:jc m:val="left"/>
              </m:oMathParaP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P</m:t>
                        </m:r>
                      </m:e>
                    </m:acc>
                  </m:num>
                  <m:den>
                    <m:r>
                      <w:rPr>
                        <w:rFonts w:ascii="Cambria Math" w:hAnsi="Cambria Math"/>
                      </w:rPr>
                      <m:t>dt</m:t>
                    </m:r>
                  </m:den>
                </m:f>
                <m:r>
                  <w:rPr>
                    <w:rFonts w:ascii="Cambria Math" w:hAnsi="Cambria Math"/>
                  </w:rPr>
                  <m:t>=M</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  M=</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e>
                        <m:e>
                          <m:sSub>
                            <m:sSubPr>
                              <m:ctrlPr>
                                <w:rPr>
                                  <w:rFonts w:ascii="Cambria Math" w:hAnsi="Cambria Math"/>
                                  <w:i/>
                                </w:rPr>
                              </m:ctrlPr>
                            </m:sSubPr>
                            <m:e>
                              <m:r>
                                <w:rPr>
                                  <w:rFonts w:ascii="Cambria Math" w:hAnsi="Cambria Math"/>
                                </w:rPr>
                                <m:t>k</m:t>
                              </m:r>
                            </m:e>
                            <m:sub>
                              <m:r>
                                <w:rPr>
                                  <w:rFonts w:ascii="Cambria Math" w:hAnsi="Cambria Math"/>
                                </w:rPr>
                                <m:t>off</m:t>
                              </m:r>
                            </m:sub>
                          </m:sSub>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clv</m:t>
                              </m:r>
                            </m:sub>
                          </m:sSub>
                          <m: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clv</m:t>
                              </m:r>
                            </m:sub>
                          </m:sSub>
                        </m:e>
                        <m:e>
                          <m:r>
                            <w:rPr>
                              <w:rFonts w:ascii="Cambria Math" w:hAnsi="Cambria Math"/>
                            </w:rPr>
                            <m:t>0</m:t>
                          </m:r>
                        </m:e>
                      </m:mr>
                    </m:m>
                  </m:e>
                </m:d>
              </m:oMath>
            </m:oMathPara>
          </w:p>
        </w:tc>
        <w:tc>
          <w:tcPr>
            <w:tcW w:w="562" w:type="dxa"/>
          </w:tcPr>
          <w:p w14:paraId="44CA35E3" w14:textId="7DA1C490" w:rsidR="00D35DB1" w:rsidRDefault="00D35DB1" w:rsidP="00D35DB1">
            <w:pPr>
              <w:jc w:val="right"/>
            </w:pPr>
            <w:bookmarkStart w:id="60" w:name="_Ref11512981"/>
            <w:bookmarkStart w:id="61" w:name="_Ref11096109"/>
            <w:r w:rsidRPr="00D35DB1">
              <w:t>(</w:t>
            </w:r>
            <w:fldSimple w:instr=" SEQ Equation \* ARABIC ">
              <w:r w:rsidR="00985334">
                <w:rPr>
                  <w:noProof/>
                </w:rPr>
                <w:t>8</w:t>
              </w:r>
            </w:fldSimple>
            <w:bookmarkEnd w:id="60"/>
            <w:r>
              <w:t>)</w:t>
            </w:r>
            <w:bookmarkEnd w:id="61"/>
          </w:p>
        </w:tc>
      </w:tr>
    </w:tbl>
    <w:p w14:paraId="42E4D645" w14:textId="1822CEC7" w:rsidR="00994F0B" w:rsidRPr="00FD579D" w:rsidRDefault="00D35DB1" w:rsidP="00F270C9">
      <w:r>
        <w:br/>
      </w:r>
      <w:r w:rsidR="00994F0B" w:rsidRPr="00FD579D">
        <w:t xml:space="preserve">This equation we call the Master equation. </w:t>
      </w:r>
      <w:r w:rsidR="009E10C5">
        <w:t xml:space="preserve">Later in this thesis we will refer to matrix M as the rate matrix. </w:t>
      </w:r>
      <w:r w:rsidR="00994F0B" w:rsidRPr="00FD579D">
        <w:t xml:space="preserve">Solving </w:t>
      </w:r>
      <w:r w:rsidR="009E10C5">
        <w:t>the Master equation</w:t>
      </w:r>
      <w:r w:rsidR="00994F0B" w:rsidRPr="00FD579D">
        <w:t xml:space="preserve"> give</w:t>
      </w:r>
      <w:r w:rsidR="00D70E75" w:rsidRPr="00FD579D">
        <w:t>s</w:t>
      </w:r>
      <w:r w:rsidR="00994F0B" w:rsidRPr="00FD579D">
        <w:t xml:space="preserve"> </w:t>
      </w:r>
      <w:r w:rsidR="00D70E75" w:rsidRPr="00FD579D">
        <w:t xml:space="preserve">for every state </w:t>
      </w:r>
      <w:r w:rsidR="00994F0B" w:rsidRPr="00FD579D">
        <w:t xml:space="preserve">the </w:t>
      </w:r>
      <w:r w:rsidR="00D70E75" w:rsidRPr="00FD579D">
        <w:t xml:space="preserve">probability of being in that state. In other words: the fraction of molecules that is in a certain state at timepoint </w:t>
      </w:r>
      <m:oMath>
        <m:r>
          <w:rPr>
            <w:rFonts w:ascii="Cambria Math" w:hAnsi="Cambria Math"/>
          </w:rPr>
          <m:t>t</m:t>
        </m:r>
      </m:oMath>
      <w:r w:rsidR="00D70E75" w:rsidRPr="00FD579D">
        <w:t xml:space="preserve">. </w:t>
      </w:r>
      <w:r w:rsidR="006E29F5" w:rsidRPr="00FD579D">
        <w:t xml:space="preserve">This principle of looking at the states and the switching rates between them is exactly what we use in our model with 23 states as well. </w:t>
      </w:r>
    </w:p>
    <w:p w14:paraId="01EA0F9A" w14:textId="199C1ADF" w:rsidR="006E29F5" w:rsidRPr="00FD579D" w:rsidRDefault="00823B8A" w:rsidP="006E29F5">
      <w:pPr>
        <w:pStyle w:val="Heading1"/>
      </w:pPr>
      <w:bookmarkStart w:id="62" w:name="_Toc11083549"/>
      <w:bookmarkStart w:id="63" w:name="_Toc11673082"/>
      <w:r w:rsidRPr="00FD579D">
        <w:t>Enforcing</w:t>
      </w:r>
      <w:r w:rsidR="00CE66AD" w:rsidRPr="00FD579D">
        <w:t xml:space="preserve"> a</w:t>
      </w:r>
      <w:r w:rsidR="006E29F5" w:rsidRPr="00FD579D">
        <w:t xml:space="preserve"> binding equilibrium</w:t>
      </w:r>
      <w:bookmarkEnd w:id="62"/>
      <w:bookmarkEnd w:id="63"/>
    </w:p>
    <w:p w14:paraId="55925EF2" w14:textId="248A7B04" w:rsidR="00823B8A" w:rsidRDefault="00D31ADB" w:rsidP="00823B8A">
      <w:r w:rsidRPr="00FD579D">
        <w:t xml:space="preserve">For this thesis we work with </w:t>
      </w:r>
      <w:commentRangeStart w:id="64"/>
      <w:r w:rsidRPr="00FD579D">
        <w:t>dCas9</w:t>
      </w:r>
      <w:r w:rsidR="00A328B1" w:rsidRPr="00FD579D">
        <w:t xml:space="preserve"> and dCas12</w:t>
      </w:r>
      <w:r w:rsidRPr="00FD579D">
        <w:t xml:space="preserve">, which lost </w:t>
      </w:r>
      <w:commentRangeEnd w:id="64"/>
      <w:r w:rsidR="00EC3EBE">
        <w:rPr>
          <w:rStyle w:val="CommentReference"/>
        </w:rPr>
        <w:commentReference w:id="64"/>
      </w:r>
      <w:r w:rsidRPr="00FD579D">
        <w:t>its ability to cut</w:t>
      </w:r>
      <w:r w:rsidR="00834BDD" w:rsidRPr="00FD579D">
        <w:t xml:space="preserve"> </w:t>
      </w:r>
      <w:commentRangeStart w:id="65"/>
      <w:r w:rsidR="00834BDD" w:rsidRPr="00FD579D">
        <w:t>and</w:t>
      </w:r>
      <w:r w:rsidRPr="00FD579D">
        <w:t xml:space="preserve"> </w:t>
      </w:r>
      <w:r w:rsidR="00834BDD" w:rsidRPr="00FD579D">
        <w:t>t</w:t>
      </w:r>
      <w:r w:rsidRPr="00FD579D">
        <w:t xml:space="preserve">herefore we </w:t>
      </w:r>
      <w:r w:rsidR="00834BDD" w:rsidRPr="00FD579D">
        <w:t xml:space="preserve">ignore </w:t>
      </w:r>
      <w:r w:rsidRPr="00FD579D">
        <w:t>the last state</w:t>
      </w:r>
      <w:commentRangeEnd w:id="65"/>
      <w:r w:rsidR="009F6590">
        <w:rPr>
          <w:rStyle w:val="CommentReference"/>
        </w:rPr>
        <w:commentReference w:id="65"/>
      </w:r>
      <w:r w:rsidRPr="00FD579D">
        <w:t>.</w:t>
      </w:r>
      <w:r w:rsidR="00491182" w:rsidRPr="00FD579D">
        <w:t xml:space="preserve"> </w:t>
      </w:r>
      <w:r w:rsidRPr="00FD579D">
        <w:t xml:space="preserve">This results in </w:t>
      </w:r>
      <w:r w:rsidRPr="009F6590">
        <w:rPr>
          <w:strike/>
          <w:rPrChange w:id="66" w:author="Misha Klein" w:date="2019-06-17T18:42:00Z">
            <w:rPr/>
          </w:rPrChange>
        </w:rPr>
        <w:t>the fact that we get</w:t>
      </w:r>
      <w:r w:rsidR="00491182" w:rsidRPr="00FD579D">
        <w:t xml:space="preserve"> a closed system in which </w:t>
      </w:r>
      <w:r w:rsidRPr="00FD579D">
        <w:t xml:space="preserve">a binding equilibrium </w:t>
      </w:r>
      <w:r w:rsidR="00491182" w:rsidRPr="00FD579D">
        <w:t xml:space="preserve">will form </w:t>
      </w:r>
      <w:r w:rsidRPr="00FD579D">
        <w:t xml:space="preserve">between the </w:t>
      </w:r>
      <w:r w:rsidR="00491182" w:rsidRPr="00FD579D">
        <w:t>un</w:t>
      </w:r>
      <w:r w:rsidRPr="00FD579D">
        <w:t>bound and bound states</w:t>
      </w:r>
      <w:r w:rsidR="00491182" w:rsidRPr="00FD579D">
        <w:t xml:space="preserve"> as </w:t>
      </w:r>
      <m:oMath>
        <m:r>
          <w:rPr>
            <w:rFonts w:ascii="Cambria Math" w:hAnsi="Cambria Math"/>
          </w:rPr>
          <m:t>t→∞</m:t>
        </m:r>
      </m:oMath>
      <w:r w:rsidR="00474EA3" w:rsidRPr="00FD579D">
        <w:t xml:space="preserve">. </w:t>
      </w:r>
      <w:r w:rsidR="00823B8A" w:rsidRPr="00FD579D">
        <w:t xml:space="preserve">The goal is that in </w:t>
      </w:r>
      <w:r w:rsidR="00491182" w:rsidRPr="00FD579D">
        <w:t xml:space="preserve">this </w:t>
      </w:r>
      <w:r w:rsidR="00201028" w:rsidRPr="00FD579D">
        <w:t xml:space="preserve">binding </w:t>
      </w:r>
      <w:r w:rsidR="00491182" w:rsidRPr="00FD579D">
        <w:t xml:space="preserve">equilibrium the occupancy will start to follow the Boltzmann distribution as shown in </w:t>
      </w:r>
      <w:r w:rsidR="00D35DB1">
        <w:t>e</w:t>
      </w:r>
      <w:r w:rsidR="00491182" w:rsidRPr="00FD579D">
        <w:t>quation</w:t>
      </w:r>
      <w:r w:rsidR="00D35DB1">
        <w:t xml:space="preserve"> </w:t>
      </w:r>
      <w:r w:rsidR="00D35DB1">
        <w:fldChar w:fldCharType="begin"/>
      </w:r>
      <w:r w:rsidR="00D35DB1">
        <w:instrText xml:space="preserve"> REF _Ref11093232 \h </w:instrText>
      </w:r>
      <w:r w:rsidR="00D35DB1">
        <w:fldChar w:fldCharType="separate"/>
      </w:r>
      <w:r w:rsidR="00985334" w:rsidRPr="00D35DB1">
        <w:t>(</w:t>
      </w:r>
      <w:r w:rsidR="00985334">
        <w:rPr>
          <w:noProof/>
        </w:rPr>
        <w:t>9</w:t>
      </w:r>
      <w:r w:rsidR="00985334">
        <w:t>)</w:t>
      </w:r>
      <w:r w:rsidR="00D35DB1">
        <w:fldChar w:fldCharType="end"/>
      </w:r>
      <w:r w:rsidR="00D35DB1">
        <w:t>.</w:t>
      </w:r>
      <w:r w:rsidR="00823B8A" w:rsidRPr="00FD579D">
        <w:t xml:space="preserve"> </w:t>
      </w:r>
      <w:commentRangeStart w:id="67"/>
      <w:r w:rsidR="00823B8A" w:rsidRPr="00FD579D">
        <w:t xml:space="preserve">We want to achieve this goal, since </w:t>
      </w:r>
      <w:commentRangeEnd w:id="67"/>
      <w:r w:rsidR="009F6590">
        <w:rPr>
          <w:rStyle w:val="CommentReference"/>
        </w:rPr>
        <w:commentReference w:id="67"/>
      </w:r>
      <w:r w:rsidR="00823B8A" w:rsidRPr="00FD579D">
        <w:t xml:space="preserve">this allows us to relate the energy of a specific state to the probability of being in that state. In other words: to relate the measurements (which measures the occupancy) to the energy landscape that we want to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14:paraId="3F6D17D2" w14:textId="77777777" w:rsidTr="00D35DB1">
        <w:tc>
          <w:tcPr>
            <w:tcW w:w="2689" w:type="dxa"/>
          </w:tcPr>
          <w:p w14:paraId="008499BB" w14:textId="77777777" w:rsidR="00D35DB1" w:rsidRDefault="00D35DB1" w:rsidP="00D35DB1"/>
        </w:tc>
        <w:tc>
          <w:tcPr>
            <w:tcW w:w="5811" w:type="dxa"/>
          </w:tcPr>
          <w:p w14:paraId="7A0A4E7B" w14:textId="05AE3CCB" w:rsidR="00D35DB1" w:rsidRPr="00D35DB1" w:rsidRDefault="006203B1" w:rsidP="00D35DB1">
            <w:pPr>
              <w:jc w:val="left"/>
            </w:pPr>
            <m:oMathPara>
              <m:oMathParaPr>
                <m:jc m:val="left"/>
              </m:oMathParaPr>
              <m:oMath>
                <m:sSubSup>
                  <m:sSubSupPr>
                    <m:ctrlPr>
                      <w:rPr>
                        <w:rFonts w:ascii="Cambria Math" w:hAnsi="Cambria Math"/>
                        <w:i/>
                      </w:rPr>
                    </m:ctrlPr>
                  </m:sSubSupPr>
                  <m:e>
                    <m:r>
                      <w:rPr>
                        <w:rFonts w:ascii="Cambria Math" w:hAnsi="Cambria Math"/>
                      </w:rPr>
                      <m:t>p</m:t>
                    </m:r>
                  </m:e>
                  <m:sub>
                    <m:r>
                      <w:rPr>
                        <w:rFonts w:ascii="Cambria Math" w:hAnsi="Cambria Math"/>
                      </w:rPr>
                      <m:t>ub,b</m:t>
                    </m:r>
                  </m:sub>
                  <m:sup>
                    <m:r>
                      <w:rPr>
                        <w:rFonts w:ascii="Cambria Math" w:hAnsi="Cambria Math"/>
                      </w:rPr>
                      <m:t>EQ</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ub,b</m:t>
                            </m:r>
                          </m:sub>
                        </m:sSub>
                      </m:sup>
                    </m:sSup>
                  </m:num>
                  <m:den>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ub</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sup>
                    </m:sSup>
                  </m:num>
                  <m:den>
                    <m:r>
                      <w:rPr>
                        <w:rFonts w:ascii="Cambria Math" w:hAnsi="Cambria Math"/>
                      </w:rPr>
                      <m:t>Z</m:t>
                    </m:r>
                  </m:den>
                </m:f>
              </m:oMath>
            </m:oMathPara>
          </w:p>
        </w:tc>
        <w:tc>
          <w:tcPr>
            <w:tcW w:w="562" w:type="dxa"/>
          </w:tcPr>
          <w:p w14:paraId="7871C3AF" w14:textId="7196110E" w:rsidR="00D35DB1" w:rsidRDefault="00D35DB1" w:rsidP="00D35DB1">
            <w:pPr>
              <w:jc w:val="right"/>
            </w:pPr>
            <w:bookmarkStart w:id="68" w:name="_Ref11093232"/>
            <w:r w:rsidRPr="00D35DB1">
              <w:t>(</w:t>
            </w:r>
            <w:fldSimple w:instr=" SEQ Equation \* ARABIC ">
              <w:r w:rsidR="00985334">
                <w:rPr>
                  <w:noProof/>
                </w:rPr>
                <w:t>9</w:t>
              </w:r>
            </w:fldSimple>
            <w:r>
              <w:t>)</w:t>
            </w:r>
            <w:bookmarkEnd w:id="68"/>
          </w:p>
        </w:tc>
      </w:tr>
    </w:tbl>
    <w:p w14:paraId="7D039B5A" w14:textId="085EF93D" w:rsidR="00823B8A" w:rsidRPr="00FD579D" w:rsidRDefault="00D35DB1" w:rsidP="006E29F5">
      <w:r>
        <w:br/>
      </w:r>
      <w:r w:rsidR="00823B8A" w:rsidRPr="00FD579D">
        <w:t>Here</w:t>
      </w:r>
      <w:r w:rsidR="00474EA3" w:rsidRPr="00FD579D">
        <w:t xml:space="preserve"> Z is the systems partition function</w:t>
      </w:r>
      <w:r w:rsidR="00823B8A" w:rsidRPr="00FD579D">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823B8A" w:rsidRPr="00FD579D">
        <w:t xml:space="preserve"> is the free energy for that state</w:t>
      </w:r>
      <w:r w:rsidR="00474EA3" w:rsidRPr="00FD579D">
        <w:t>.</w:t>
      </w:r>
      <w:r w:rsidR="006E29F5" w:rsidRPr="00FD579D">
        <w:t xml:space="preserve"> </w:t>
      </w:r>
    </w:p>
    <w:p w14:paraId="635A9652" w14:textId="0FF48664" w:rsidR="00834BDD" w:rsidRDefault="00201028" w:rsidP="00E046B2">
      <w:pPr>
        <w:spacing w:after="0"/>
      </w:pPr>
      <w:r w:rsidRPr="00FD579D">
        <w:t>I</w:t>
      </w:r>
      <w:r w:rsidR="00823B8A" w:rsidRPr="00FD579D">
        <w:t xml:space="preserve">n order to get </w:t>
      </w:r>
      <w:commentRangeStart w:id="69"/>
      <w:r w:rsidR="00823B8A" w:rsidRPr="00FD579D">
        <w:t xml:space="preserve">this binding equilibrium </w:t>
      </w:r>
      <w:commentRangeEnd w:id="69"/>
      <w:r w:rsidR="005E1388">
        <w:rPr>
          <w:rStyle w:val="CommentReference"/>
        </w:rPr>
        <w:commentReference w:id="69"/>
      </w:r>
      <w:r w:rsidR="00823B8A" w:rsidRPr="00FD579D">
        <w:t xml:space="preserve">for </w:t>
      </w:r>
      <m:oMath>
        <m:r>
          <w:rPr>
            <w:rFonts w:ascii="Cambria Math" w:hAnsi="Cambria Math"/>
          </w:rPr>
          <m:t>t→∞</m:t>
        </m:r>
      </m:oMath>
      <w:r w:rsidRPr="00FD579D">
        <w:t xml:space="preserve"> (it might never </w:t>
      </w:r>
      <w:r w:rsidR="00477142" w:rsidRPr="00FD579D">
        <w:t>be reached</w:t>
      </w:r>
      <w:r w:rsidRPr="00FD579D">
        <w:t xml:space="preserve"> during the whole experiment),</w:t>
      </w:r>
      <w:r w:rsidR="00834BDD" w:rsidRPr="00FD579D">
        <w:t xml:space="preserve"> we impose a detailed balance condition as stated in equation</w:t>
      </w:r>
      <w:r w:rsidR="00D35DB1">
        <w:t xml:space="preserve"> </w:t>
      </w:r>
      <w:r w:rsidR="00D35DB1">
        <w:fldChar w:fldCharType="begin"/>
      </w:r>
      <w:r w:rsidR="00D35DB1">
        <w:instrText xml:space="preserve"> REF _Ref11092818 \h </w:instrText>
      </w:r>
      <w:r w:rsidR="00D35DB1">
        <w:fldChar w:fldCharType="separate"/>
      </w:r>
      <w:r w:rsidR="00985334" w:rsidRPr="00D35DB1">
        <w:t>(</w:t>
      </w:r>
      <w:r w:rsidR="00985334">
        <w:rPr>
          <w:noProof/>
        </w:rPr>
        <w:t>12</w:t>
      </w:r>
      <w:r w:rsidR="00985334">
        <w:t>)</w:t>
      </w:r>
      <w:r w:rsidR="00D35DB1">
        <w:fldChar w:fldCharType="end"/>
      </w:r>
      <w:r w:rsidR="00834BDD" w:rsidRPr="00FD579D">
        <w:t xml:space="preserve"> . This is obtained by saying that the occupancy over time should not change if there is a binding equilibrium.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35DB1" w14:paraId="6E4CEB85" w14:textId="77777777" w:rsidTr="00D35DB1">
        <w:tc>
          <w:tcPr>
            <w:tcW w:w="2689" w:type="dxa"/>
          </w:tcPr>
          <w:p w14:paraId="7C0D8ECE" w14:textId="77777777" w:rsidR="00D35DB1" w:rsidRDefault="00D35DB1" w:rsidP="00E046B2">
            <w:pPr>
              <w:spacing w:before="240"/>
            </w:pPr>
          </w:p>
        </w:tc>
        <w:tc>
          <w:tcPr>
            <w:tcW w:w="5811" w:type="dxa"/>
          </w:tcPr>
          <w:p w14:paraId="2F2C5F29" w14:textId="7F7615EA" w:rsidR="00D35DB1" w:rsidRPr="00D35DB1" w:rsidRDefault="006203B1" w:rsidP="00E046B2">
            <w:pPr>
              <w:spacing w:before="240"/>
              <w:jc w:val="left"/>
            </w:pPr>
            <m:oMathPara>
              <m:oMathParaPr>
                <m:jc m:val="left"/>
              </m:oMathParaPr>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p</m:t>
                        </m:r>
                      </m:e>
                      <m:sub>
                        <m:r>
                          <w:rPr>
                            <w:rFonts w:ascii="Cambria Math" w:hAnsi="Cambria Math"/>
                          </w:rPr>
                          <m:t>ub</m:t>
                        </m:r>
                      </m:sub>
                      <m:sup>
                        <m:r>
                          <w:rPr>
                            <w:rFonts w:ascii="Cambria Math" w:hAnsi="Cambria Math"/>
                          </w:rPr>
                          <m:t>EQ</m:t>
                        </m:r>
                      </m:sup>
                    </m:sSubSup>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on</m:t>
                    </m:r>
                  </m:sub>
                </m:sSub>
                <m:sSubSup>
                  <m:sSubSupPr>
                    <m:ctrlPr>
                      <w:rPr>
                        <w:rFonts w:ascii="Cambria Math" w:hAnsi="Cambria Math"/>
                        <w:i/>
                      </w:rPr>
                    </m:ctrlPr>
                  </m:sSubSupPr>
                  <m:e>
                    <m:r>
                      <w:rPr>
                        <w:rFonts w:ascii="Cambria Math" w:hAnsi="Cambria Math"/>
                      </w:rPr>
                      <m:t>p</m:t>
                    </m:r>
                  </m:e>
                  <m:sub>
                    <m:r>
                      <w:rPr>
                        <w:rFonts w:ascii="Cambria Math" w:hAnsi="Cambria Math"/>
                      </w:rPr>
                      <m:t>ub</m:t>
                    </m:r>
                  </m:sub>
                  <m:sup>
                    <m:r>
                      <w:rPr>
                        <w:rFonts w:ascii="Cambria Math" w:hAnsi="Cambria Math"/>
                      </w:rPr>
                      <m:t>EQ</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sSubSup>
                  <m:sSubSupPr>
                    <m:ctrlPr>
                      <w:rPr>
                        <w:rFonts w:ascii="Cambria Math" w:hAnsi="Cambria Math"/>
                        <w:i/>
                      </w:rPr>
                    </m:ctrlPr>
                  </m:sSubSupPr>
                  <m:e>
                    <m:r>
                      <w:rPr>
                        <w:rFonts w:ascii="Cambria Math" w:hAnsi="Cambria Math"/>
                      </w:rPr>
                      <m:t>p</m:t>
                    </m:r>
                  </m:e>
                  <m:sub>
                    <m:r>
                      <w:rPr>
                        <w:rFonts w:ascii="Cambria Math" w:hAnsi="Cambria Math"/>
                      </w:rPr>
                      <m:t>bnd</m:t>
                    </m:r>
                  </m:sub>
                  <m:sup>
                    <m:r>
                      <w:rPr>
                        <w:rFonts w:ascii="Cambria Math" w:hAnsi="Cambria Math"/>
                      </w:rPr>
                      <m:t>EQ</m:t>
                    </m:r>
                  </m:sup>
                </m:sSubSup>
                <m:r>
                  <w:rPr>
                    <w:rFonts w:ascii="Cambria Math" w:hAnsi="Cambria Math"/>
                  </w:rPr>
                  <m:t>=0</m:t>
                </m:r>
              </m:oMath>
            </m:oMathPara>
          </w:p>
        </w:tc>
        <w:tc>
          <w:tcPr>
            <w:tcW w:w="562" w:type="dxa"/>
          </w:tcPr>
          <w:p w14:paraId="544B7824" w14:textId="6C403B05" w:rsidR="00D35DB1" w:rsidRDefault="00D35DB1" w:rsidP="00E046B2">
            <w:pPr>
              <w:spacing w:before="240"/>
              <w:jc w:val="right"/>
            </w:pPr>
            <w:r w:rsidRPr="00D35DB1">
              <w:t>(</w:t>
            </w:r>
            <w:fldSimple w:instr=" SEQ Equation \* ARABIC ">
              <w:r w:rsidR="00985334">
                <w:rPr>
                  <w:noProof/>
                </w:rPr>
                <w:t>10</w:t>
              </w:r>
            </w:fldSimple>
            <w:r>
              <w:t>)</w:t>
            </w:r>
          </w:p>
        </w:tc>
      </w:tr>
      <w:tr w:rsidR="00D35DB1" w14:paraId="7AA2E45B" w14:textId="77777777" w:rsidTr="00D35DB1">
        <w:tc>
          <w:tcPr>
            <w:tcW w:w="2689" w:type="dxa"/>
          </w:tcPr>
          <w:p w14:paraId="4661DC7B" w14:textId="77777777" w:rsidR="00D35DB1" w:rsidRDefault="00D35DB1" w:rsidP="00E046B2">
            <w:pPr>
              <w:spacing w:before="240"/>
            </w:pPr>
          </w:p>
        </w:tc>
        <w:tc>
          <w:tcPr>
            <w:tcW w:w="5811" w:type="dxa"/>
          </w:tcPr>
          <w:p w14:paraId="335423E4" w14:textId="340F1493" w:rsidR="00D35DB1" w:rsidRPr="00E046B2" w:rsidRDefault="006203B1" w:rsidP="00E046B2">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ub</m:t>
                        </m:r>
                      </m:sub>
                      <m:sup>
                        <m:r>
                          <w:rPr>
                            <w:rFonts w:ascii="Cambria Math" w:hAnsi="Cambria Math"/>
                          </w:rPr>
                          <m:t>EQ</m:t>
                        </m:r>
                      </m:sup>
                    </m:sSubSup>
                  </m:num>
                  <m:den>
                    <m:sSubSup>
                      <m:sSubSupPr>
                        <m:ctrlPr>
                          <w:rPr>
                            <w:rFonts w:ascii="Cambria Math" w:hAnsi="Cambria Math"/>
                            <w:i/>
                          </w:rPr>
                        </m:ctrlPr>
                      </m:sSubSupPr>
                      <m:e>
                        <m:r>
                          <w:rPr>
                            <w:rFonts w:ascii="Cambria Math" w:hAnsi="Cambria Math"/>
                          </w:rPr>
                          <m:t>p</m:t>
                        </m:r>
                      </m:e>
                      <m:sub>
                        <m:r>
                          <w:rPr>
                            <w:rFonts w:ascii="Cambria Math" w:hAnsi="Cambria Math"/>
                          </w:rPr>
                          <m:t>bnd</m:t>
                        </m:r>
                      </m:sub>
                      <m:sup>
                        <m:r>
                          <w:rPr>
                            <w:rFonts w:ascii="Cambria Math" w:hAnsi="Cambria Math"/>
                          </w:rPr>
                          <m:t>EQ</m:t>
                        </m:r>
                      </m:sup>
                    </m:sSubSup>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up>
                </m:sSup>
              </m:oMath>
            </m:oMathPara>
          </w:p>
        </w:tc>
        <w:tc>
          <w:tcPr>
            <w:tcW w:w="562" w:type="dxa"/>
          </w:tcPr>
          <w:p w14:paraId="3DF1A710" w14:textId="533A44EB" w:rsidR="00D35DB1" w:rsidRDefault="00D35DB1" w:rsidP="00E046B2">
            <w:pPr>
              <w:spacing w:before="240"/>
              <w:jc w:val="right"/>
            </w:pPr>
            <w:r w:rsidRPr="00D35DB1">
              <w:t>(</w:t>
            </w:r>
            <w:fldSimple w:instr=" SEQ Equation \* ARABIC ">
              <w:r w:rsidR="00985334">
                <w:rPr>
                  <w:noProof/>
                </w:rPr>
                <w:t>11</w:t>
              </w:r>
            </w:fldSimple>
            <w:r>
              <w:t>)</w:t>
            </w:r>
          </w:p>
        </w:tc>
      </w:tr>
    </w:tbl>
    <w:p w14:paraId="08DE8D84" w14:textId="4E4F55B7" w:rsidR="006E29F5" w:rsidRPr="00E83F2D" w:rsidRDefault="006E29F5" w:rsidP="00E046B2">
      <w:pPr>
        <w:spacing w:before="240" w:after="0"/>
      </w:pPr>
      <w:r w:rsidRPr="00FD579D">
        <w:t xml:space="preserve">To generalise </w:t>
      </w:r>
      <w:r w:rsidR="00834BDD" w:rsidRPr="00FD579D">
        <w:t xml:space="preserve">this </w:t>
      </w:r>
      <w:commentRangeStart w:id="70"/>
      <w:r w:rsidR="00834BDD" w:rsidRPr="00FD579D">
        <w:t>detailed balance condition</w:t>
      </w:r>
      <w:r w:rsidRPr="00FD579D">
        <w:t xml:space="preserve"> </w:t>
      </w:r>
      <w:commentRangeEnd w:id="70"/>
      <w:r w:rsidR="005E1388">
        <w:rPr>
          <w:rStyle w:val="CommentReference"/>
        </w:rPr>
        <w:commentReference w:id="70"/>
      </w:r>
      <w:r w:rsidRPr="00FD579D">
        <w:t xml:space="preserve">to every state in our 23 state model with adjacent states </w:t>
      </w:r>
      <m:oMath>
        <m:r>
          <w:rPr>
            <w:rFonts w:ascii="Cambria Math" w:hAnsi="Cambria Math"/>
          </w:rPr>
          <m:t>i</m:t>
        </m:r>
      </m:oMath>
      <w:r w:rsidRPr="00FD579D">
        <w:t xml:space="preserve"> and </w:t>
      </w:r>
      <m:oMath>
        <m:r>
          <w:rPr>
            <w:rFonts w:ascii="Cambria Math" w:hAnsi="Cambria Math"/>
          </w:rPr>
          <m:t>j</m:t>
        </m:r>
      </m:oMath>
      <w:r w:rsidRPr="00FD579D">
        <w:t>:</w:t>
      </w:r>
      <w:r w:rsidR="00A70380" w:rsidRPr="00FD579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83F2D" w14:paraId="40D5A4DE" w14:textId="77777777" w:rsidTr="00A70380">
        <w:tc>
          <w:tcPr>
            <w:tcW w:w="2689" w:type="dxa"/>
          </w:tcPr>
          <w:p w14:paraId="67D3EB71" w14:textId="77777777" w:rsidR="00E83F2D" w:rsidRDefault="00E83F2D" w:rsidP="006E29F5"/>
        </w:tc>
        <w:tc>
          <w:tcPr>
            <w:tcW w:w="5811" w:type="dxa"/>
          </w:tcPr>
          <w:p w14:paraId="47FC39B9" w14:textId="122C7348" w:rsidR="00E83F2D" w:rsidRPr="00D35DB1" w:rsidRDefault="006203B1" w:rsidP="00E046B2">
            <w:pPr>
              <w:spacing w:before="240"/>
              <w:jc w:val="left"/>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i→j</m:t>
                        </m:r>
                      </m:sub>
                    </m:sSub>
                  </m:num>
                  <m:den>
                    <m:sSub>
                      <m:sSubPr>
                        <m:ctrlPr>
                          <w:rPr>
                            <w:rFonts w:ascii="Cambria Math" w:hAnsi="Cambria Math"/>
                            <w:i/>
                          </w:rPr>
                        </m:ctrlPr>
                      </m:sSubPr>
                      <m:e>
                        <m:r>
                          <w:rPr>
                            <w:rFonts w:ascii="Cambria Math" w:hAnsi="Cambria Math"/>
                          </w:rPr>
                          <m:t>k</m:t>
                        </m:r>
                      </m:e>
                      <m:sub>
                        <m:r>
                          <w:rPr>
                            <w:rFonts w:ascii="Cambria Math" w:hAnsi="Cambria Math"/>
                          </w:rPr>
                          <m:t>j→i</m:t>
                        </m:r>
                      </m:sub>
                    </m:sSub>
                  </m:den>
                </m:f>
                <m:r>
                  <w:rPr>
                    <w:rFonts w:ascii="Cambria Math" w:hAnsi="Cambria Math"/>
                  </w:rPr>
                  <m:t>=</m:t>
                </m:r>
                <m:sSup>
                  <m:sSupPr>
                    <m:ctrlPr>
                      <w:rPr>
                        <w:rFonts w:ascii="Cambria Math" w:hAnsi="Cambria Math"/>
                        <w:i/>
                      </w:rPr>
                    </m:ctrlPr>
                  </m:sSupPr>
                  <m:e>
                    <m:r>
                      <w:rPr>
                        <w:rFonts w:ascii="Cambria Math" w:hAnsi="Cambria Math"/>
                      </w:rPr>
                      <m:t>e</m:t>
                    </m:r>
                  </m:e>
                  <m:sup>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ij</m:t>
                        </m:r>
                      </m:sub>
                    </m:sSub>
                  </m:sup>
                </m:sSup>
              </m:oMath>
            </m:oMathPara>
          </w:p>
        </w:tc>
        <w:tc>
          <w:tcPr>
            <w:tcW w:w="562" w:type="dxa"/>
          </w:tcPr>
          <w:p w14:paraId="323F48B9" w14:textId="238BE40B" w:rsidR="00E83F2D" w:rsidRDefault="00E83F2D" w:rsidP="00A70380">
            <w:pPr>
              <w:jc w:val="right"/>
            </w:pPr>
            <w:bookmarkStart w:id="71" w:name="_Ref11512907"/>
            <w:bookmarkStart w:id="72" w:name="_Ref11092818"/>
            <w:r w:rsidRPr="00D35DB1">
              <w:t>(</w:t>
            </w:r>
            <w:fldSimple w:instr=" SEQ Equation \* ARABIC ">
              <w:r w:rsidR="00985334">
                <w:rPr>
                  <w:noProof/>
                </w:rPr>
                <w:t>12</w:t>
              </w:r>
            </w:fldSimple>
            <w:bookmarkEnd w:id="71"/>
            <w:r w:rsidR="00A70380">
              <w:t>)</w:t>
            </w:r>
            <w:bookmarkEnd w:id="72"/>
          </w:p>
        </w:tc>
      </w:tr>
    </w:tbl>
    <w:p w14:paraId="4048AB7F" w14:textId="5AFBB435" w:rsidR="006E29F5" w:rsidRPr="00FD579D" w:rsidRDefault="00021A92" w:rsidP="00021A92">
      <w:pPr>
        <w:pStyle w:val="Heading1"/>
      </w:pPr>
      <w:bookmarkStart w:id="73" w:name="_Toc11083550"/>
      <w:bookmarkStart w:id="74" w:name="_Toc11673083"/>
      <w:r w:rsidRPr="00FD579D">
        <w:t>Other assumptions</w:t>
      </w:r>
      <w:bookmarkEnd w:id="73"/>
      <w:bookmarkEnd w:id="74"/>
    </w:p>
    <w:p w14:paraId="36F2F6F1" w14:textId="74F49E88" w:rsidR="00D61F2C" w:rsidRPr="00FD579D" w:rsidRDefault="00546092" w:rsidP="006E29F5">
      <w:commentRangeStart w:id="75"/>
      <w:r>
        <w:t xml:space="preserve">Next to assuming a binding equilibrium for </w:t>
      </w:r>
      <m:oMath>
        <m:r>
          <w:rPr>
            <w:rFonts w:ascii="Cambria Math" w:hAnsi="Cambria Math"/>
          </w:rPr>
          <m:t>t→∞</m:t>
        </m:r>
      </m:oMath>
      <w:r>
        <w:t xml:space="preserve">, </w:t>
      </w:r>
      <w:commentRangeEnd w:id="75"/>
      <w:r w:rsidR="005E1388">
        <w:rPr>
          <w:rStyle w:val="CommentReference"/>
        </w:rPr>
        <w:commentReference w:id="75"/>
      </w:r>
      <w:r>
        <w:t xml:space="preserve">there are 2 other assumptions we use for our model. </w:t>
      </w:r>
      <w:commentRangeStart w:id="76"/>
      <w:r>
        <w:t>Firstly, t</w:t>
      </w:r>
      <w:r w:rsidR="00B17EB9" w:rsidRPr="00FD579D">
        <w:t>he rate from solution to PAM is</w:t>
      </w:r>
      <w:commentRangeEnd w:id="76"/>
      <w:r w:rsidR="0095369A">
        <w:rPr>
          <w:rStyle w:val="CommentReference"/>
        </w:rPr>
        <w:commentReference w:id="76"/>
      </w:r>
      <w:r w:rsidR="00B17EB9" w:rsidRPr="00FD579D">
        <w:t xml:space="preserve"> </w:t>
      </w:r>
      <w:r w:rsidR="00834BDD" w:rsidRPr="00FD579D">
        <w:t xml:space="preserve">linearly </w:t>
      </w:r>
      <w:r w:rsidR="00B17EB9" w:rsidRPr="00FD579D">
        <w:t>dependent on the concentration of CRISPR-Cas</w:t>
      </w:r>
      <w:r>
        <w:t xml:space="preserve">9, </w:t>
      </w:r>
      <w:commentRangeStart w:id="77"/>
      <w:r>
        <w:t>which is actually a general rule of reaction rates in chemistry</w:t>
      </w:r>
      <w:commentRangeEnd w:id="77"/>
      <w:r w:rsidR="0095369A">
        <w:rPr>
          <w:rStyle w:val="CommentReference"/>
        </w:rPr>
        <w:commentReference w:id="77"/>
      </w:r>
      <w:r>
        <w:t>. Secondly, a</w:t>
      </w:r>
      <w:r w:rsidR="00021A92" w:rsidRPr="00FD579D">
        <w:t>ll the internal forward rates are equal</w:t>
      </w:r>
      <w:r>
        <w:t>. T</w:t>
      </w:r>
      <w:r w:rsidR="00021A92" w:rsidRPr="00FD579D">
        <w:t xml:space="preserve">he backward rate is determined by the relation as described </w:t>
      </w:r>
      <w:r>
        <w:t xml:space="preserve">in equation </w:t>
      </w:r>
      <w:r>
        <w:fldChar w:fldCharType="begin"/>
      </w:r>
      <w:r>
        <w:instrText xml:space="preserve"> REF _Ref11512907 \h </w:instrText>
      </w:r>
      <w:r>
        <w:fldChar w:fldCharType="separate"/>
      </w:r>
      <w:r w:rsidRPr="00D35DB1">
        <w:t>(</w:t>
      </w:r>
      <w:r>
        <w:rPr>
          <w:noProof/>
        </w:rPr>
        <w:t>12</w:t>
      </w:r>
      <w:r>
        <w:fldChar w:fldCharType="end"/>
      </w:r>
      <w:r>
        <w:t>)</w:t>
      </w:r>
      <w:r w:rsidR="00021A92" w:rsidRPr="00FD579D">
        <w:t xml:space="preserve">. </w:t>
      </w:r>
      <w:commentRangeStart w:id="78"/>
      <w:r>
        <w:t xml:space="preserve">This second assumption is made with the idea that going from solution to bound to PAM takes much longer than switching between all the other states, that stating a difference between all those rates will not add any information to the system. </w:t>
      </w:r>
      <w:r w:rsidRPr="00546092">
        <w:rPr>
          <w:highlight w:val="yellow"/>
        </w:rPr>
        <w:t>………</w:t>
      </w:r>
      <w:r w:rsidR="00BC331A" w:rsidRPr="00BC331A">
        <w:rPr>
          <w:highlight w:val="yellow"/>
        </w:rPr>
        <w:t>???</w:t>
      </w:r>
      <w:commentRangeEnd w:id="78"/>
      <w:r w:rsidR="0095369A">
        <w:rPr>
          <w:rStyle w:val="CommentReference"/>
        </w:rPr>
        <w:commentReference w:id="78"/>
      </w:r>
    </w:p>
    <w:p w14:paraId="6DAFB41A" w14:textId="77777777" w:rsidR="00287719" w:rsidRPr="00FD579D" w:rsidRDefault="00287719"/>
    <w:p w14:paraId="4E0A101F" w14:textId="77777777" w:rsidR="00201028" w:rsidRPr="00FD579D" w:rsidRDefault="00201028">
      <w:pPr>
        <w:rPr>
          <w:smallCaps/>
          <w:color w:val="262626" w:themeColor="text1" w:themeTint="D9"/>
          <w:sz w:val="48"/>
          <w:szCs w:val="52"/>
        </w:rPr>
      </w:pPr>
      <w:r w:rsidRPr="00FD579D">
        <w:rPr>
          <w:sz w:val="48"/>
        </w:rPr>
        <w:br w:type="page"/>
      </w:r>
    </w:p>
    <w:p w14:paraId="089D338C" w14:textId="26A13B91" w:rsidR="00287719" w:rsidRPr="003F6843" w:rsidRDefault="00287719" w:rsidP="00287719">
      <w:pPr>
        <w:pStyle w:val="Title"/>
        <w:rPr>
          <w:sz w:val="44"/>
          <w:szCs w:val="48"/>
        </w:rPr>
      </w:pPr>
      <w:bookmarkStart w:id="79" w:name="_Ref11097040"/>
      <w:bookmarkStart w:id="80" w:name="_Toc11673084"/>
      <w:r w:rsidRPr="003F6843">
        <w:rPr>
          <w:sz w:val="44"/>
          <w:szCs w:val="48"/>
        </w:rPr>
        <w:lastRenderedPageBreak/>
        <w:t>Description of the different experiment</w:t>
      </w:r>
      <w:bookmarkEnd w:id="79"/>
      <w:r w:rsidR="0030701B">
        <w:rPr>
          <w:sz w:val="44"/>
          <w:szCs w:val="48"/>
        </w:rPr>
        <w:t>s</w:t>
      </w:r>
      <w:bookmarkEnd w:id="80"/>
    </w:p>
    <w:p w14:paraId="11CF48AB" w14:textId="5FDDE4D9" w:rsidR="00287719" w:rsidRPr="00FD579D" w:rsidRDefault="00287719" w:rsidP="00287719">
      <w:r w:rsidRPr="00FD579D">
        <w:t xml:space="preserve">The </w:t>
      </w:r>
      <w:r w:rsidR="00962348">
        <w:t>kinetic</w:t>
      </w:r>
      <w:r w:rsidRPr="00FD579D">
        <w:t xml:space="preserve"> model of CRISPR-Cas from Klein et al. </w:t>
      </w:r>
      <w:r w:rsidRPr="00FD579D">
        <w:fldChar w:fldCharType="begin" w:fldLock="1"/>
      </w:r>
      <w:r w:rsidR="00B10E86">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[30]","plainTextFormattedCitation":"[30]","previouslyFormattedCitation":"[30]"},"properties":{"noteIndex":0},"schema":"https://github.com/citation-style-language/schema/raw/master/csl-citation.json"}</w:instrText>
      </w:r>
      <w:r w:rsidRPr="00FD579D">
        <w:fldChar w:fldCharType="separate"/>
      </w:r>
      <w:r w:rsidR="00FF0C42" w:rsidRPr="00FF0C42">
        <w:rPr>
          <w:noProof/>
        </w:rPr>
        <w:t>[30]</w:t>
      </w:r>
      <w:r w:rsidRPr="00FD579D">
        <w:fldChar w:fldCharType="end"/>
      </w:r>
      <w:r w:rsidRPr="00FD579D">
        <w:t xml:space="preserve"> is trained on the experimental data of Boyle et al. </w:t>
      </w:r>
      <w:r w:rsidRPr="00FD579D">
        <w:fldChar w:fldCharType="begin" w:fldLock="1"/>
      </w:r>
      <w:r w:rsidR="00B10E86">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[24]","plainTextFormattedCitation":"[24]","previouslyFormattedCitation":"[24]"},"properties":{"noteIndex":0},"schema":"https://github.com/citation-style-language/schema/raw/master/csl-citation.json"}</w:instrText>
      </w:r>
      <w:r w:rsidRPr="00FD579D">
        <w:fldChar w:fldCharType="separate"/>
      </w:r>
      <w:r w:rsidR="00FF0C42" w:rsidRPr="00FF0C42">
        <w:rPr>
          <w:noProof/>
        </w:rPr>
        <w:t>[24]</w:t>
      </w:r>
      <w:r w:rsidRPr="00FD579D">
        <w:fldChar w:fldCharType="end"/>
      </w:r>
      <w:r w:rsidRPr="00FD579D">
        <w:t xml:space="preserve">. This data was used since </w:t>
      </w:r>
      <w:r w:rsidR="00962348">
        <w:t xml:space="preserve">the data itself already revealed </w:t>
      </w:r>
      <w:r w:rsidRPr="00FD579D">
        <w:t xml:space="preserve">certain patterns, indicating that </w:t>
      </w:r>
      <w:r w:rsidR="00962348">
        <w:t xml:space="preserve">features </w:t>
      </w:r>
      <w:r w:rsidRPr="00FD579D">
        <w:t xml:space="preserve">can actually </w:t>
      </w:r>
      <w:r w:rsidR="00962348">
        <w:t xml:space="preserve">be </w:t>
      </w:r>
      <w:r w:rsidRPr="00FD579D">
        <w:t>subtract</w:t>
      </w:r>
      <w:r w:rsidR="00962348">
        <w:t xml:space="preserve">ed </w:t>
      </w:r>
      <w:r w:rsidRPr="00FD579D">
        <w:t xml:space="preserve">and </w:t>
      </w:r>
      <w:r w:rsidR="00962348">
        <w:t xml:space="preserve">you </w:t>
      </w:r>
      <w:r w:rsidRPr="00FD579D">
        <w:t xml:space="preserve">are not only looking at noise. Using their data had 3 main advantages. At first, the measurements included the occupancy in binding equilibrium and the effective on- and off-rates, which </w:t>
      </w:r>
      <w:r w:rsidR="00A95105" w:rsidRPr="00FD579D">
        <w:t xml:space="preserve">can immediately be used to calculate the model </w:t>
      </w:r>
      <w:r w:rsidRPr="00FD579D">
        <w:t xml:space="preserve">parameters </w:t>
      </w:r>
      <w:r w:rsidR="00A95105" w:rsidRPr="00FD579D">
        <w:t>of</w:t>
      </w:r>
      <w:r w:rsidRPr="00FD579D">
        <w:t xml:space="preserve"> Klein et al. Secondly, their data included all single and double mismatch sequences. Thirdly, not only the mismatch type, but also the exact mismatch base that occurred was recorded. Although this last point is not yet included in the model, it could be used in the future. </w:t>
      </w:r>
    </w:p>
    <w:p w14:paraId="4B8CD990" w14:textId="3BD99327" w:rsidR="002E5DD7" w:rsidRPr="00FD579D" w:rsidRDefault="002E5DD7" w:rsidP="00287719">
      <w:r w:rsidRPr="00FD579D">
        <w:t xml:space="preserve">Now we want to be able to train the model on the data of Finkelstein et al. </w:t>
      </w:r>
      <w:r w:rsidRPr="00FD579D">
        <w:fldChar w:fldCharType="begin" w:fldLock="1"/>
      </w:r>
      <w:r w:rsidR="00B10E86">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B10E86">
        <w:rPr>
          <w:rFonts w:ascii="Cambria Math" w:hAnsi="Cambria Math" w:cs="Cambria Math"/>
        </w:rPr>
        <w:instrText>∼</w:instrText>
      </w:r>
      <w:r w:rsidR="00B10E86">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[25]","plainTextFormattedCitation":"[25]","previouslyFormattedCitation":"[25]"},"properties":{"noteIndex":0},"schema":"https://github.com/citation-style-language/schema/raw/master/csl-citation.json"}</w:instrText>
      </w:r>
      <w:r w:rsidRPr="00FD579D">
        <w:fldChar w:fldCharType="separate"/>
      </w:r>
      <w:r w:rsidR="00FF0C42" w:rsidRPr="00FF0C42">
        <w:rPr>
          <w:noProof/>
        </w:rPr>
        <w:t>[25]</w:t>
      </w:r>
      <w:r w:rsidRPr="00FD579D">
        <w:fldChar w:fldCharType="end"/>
      </w:r>
      <w:r w:rsidRPr="00FD579D">
        <w:t xml:space="preserve"> </w:t>
      </w:r>
      <w:commentRangeStart w:id="81"/>
      <w:r w:rsidRPr="00FD579D">
        <w:t>in order to be able to switch to other Cas proteins.</w:t>
      </w:r>
      <w:commentRangeEnd w:id="81"/>
      <w:r w:rsidR="0095369A">
        <w:rPr>
          <w:rStyle w:val="CommentReference"/>
        </w:rPr>
        <w:commentReference w:id="81"/>
      </w:r>
      <w:r w:rsidRPr="00FD579D">
        <w:t xml:space="preserve"> This data </w:t>
      </w:r>
      <w:r w:rsidR="009E0B4D">
        <w:t xml:space="preserve">only </w:t>
      </w:r>
      <w:r w:rsidRPr="00FD579D">
        <w:t>contains the occupancy after 10 minutes for different concentrations and therefore does not include any information about time(constants)</w:t>
      </w:r>
      <w:r w:rsidR="009605A9" w:rsidRPr="00FD579D">
        <w:t xml:space="preserve">, while the data of Boyle et al. did. For this thesis we want to enable to model to train on </w:t>
      </w:r>
      <w:r w:rsidR="00C612F7" w:rsidRPr="00FD579D">
        <w:t>Finkelstein’s</w:t>
      </w:r>
      <w:r w:rsidR="009605A9" w:rsidRPr="00FD579D">
        <w:t xml:space="preserve"> data as well. </w:t>
      </w:r>
      <w:r w:rsidR="00C612F7" w:rsidRPr="00FD579D">
        <w:t xml:space="preserve">In order to do so we need to understand the measured quantities and their data processing, since we want to exactly copy this during our fit. </w:t>
      </w:r>
    </w:p>
    <w:p w14:paraId="567E330E" w14:textId="77777777" w:rsidR="002E5DD7" w:rsidRPr="00FD579D" w:rsidRDefault="002E5DD7" w:rsidP="002E5DD7">
      <w:pPr>
        <w:pStyle w:val="Heading1"/>
      </w:pPr>
      <w:bookmarkStart w:id="82" w:name="_Toc11083551"/>
      <w:bookmarkStart w:id="83" w:name="_Toc11673085"/>
      <w:r w:rsidRPr="00FD579D">
        <w:t>Finkelstein et al.:</w:t>
      </w:r>
      <w:bookmarkEnd w:id="82"/>
      <w:bookmarkEnd w:id="83"/>
    </w:p>
    <w:p w14:paraId="427995CC" w14:textId="7DC886DC" w:rsidR="002E5DD7" w:rsidRPr="00FD579D" w:rsidRDefault="002E5DD7" w:rsidP="002E5DD7">
      <w:r w:rsidRPr="00FD579D">
        <w:t xml:space="preserve">Finkelstein et al. </w:t>
      </w:r>
      <w:r w:rsidRPr="00FD579D">
        <w:fldChar w:fldCharType="begin" w:fldLock="1"/>
      </w:r>
      <w:r w:rsidR="00B10E86">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B10E86">
        <w:rPr>
          <w:rFonts w:ascii="Cambria Math" w:hAnsi="Cambria Math" w:cs="Cambria Math"/>
        </w:rPr>
        <w:instrText>∼</w:instrText>
      </w:r>
      <w:r w:rsidR="00B10E86">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[25]","plainTextFormattedCitation":"[25]","previouslyFormattedCitation":"[25]"},"properties":{"noteIndex":0},"schema":"https://github.com/citation-style-language/schema/raw/master/csl-citation.json"}</w:instrText>
      </w:r>
      <w:r w:rsidRPr="00FD579D">
        <w:fldChar w:fldCharType="separate"/>
      </w:r>
      <w:r w:rsidR="00FF0C42" w:rsidRPr="00FF0C42">
        <w:rPr>
          <w:noProof/>
        </w:rPr>
        <w:t>[25]</w:t>
      </w:r>
      <w:r w:rsidRPr="00FD579D">
        <w:fldChar w:fldCharType="end"/>
      </w:r>
      <w:r w:rsidRPr="00FD579D">
        <w:t xml:space="preserve"> developed</w:t>
      </w:r>
      <w:r w:rsidR="00962348">
        <w:t xml:space="preserve"> a</w:t>
      </w:r>
      <w:r w:rsidRPr="00FD579D">
        <w:t xml:space="preserve"> chip-hybridized association mapping platform (CHAMP) that combines sequencing with mapping the interaction between proteins and ~10</w:t>
      </w:r>
      <w:r w:rsidRPr="00FD579D">
        <w:rPr>
          <w:vertAlign w:val="superscript"/>
        </w:rPr>
        <w:t>7</w:t>
      </w:r>
      <w:r w:rsidRPr="00FD579D">
        <w:t xml:space="preserve"> unique DNA clusters, equally spaced over the chip (See </w:t>
      </w:r>
      <w:r w:rsidR="001D15B7" w:rsidRPr="00FD579D">
        <w:fldChar w:fldCharType="begin"/>
      </w:r>
      <w:r w:rsidR="001D15B7" w:rsidRPr="00FD579D">
        <w:instrText xml:space="preserve"> REF _Ref8723177 </w:instrText>
      </w:r>
      <w:r w:rsidR="00A95105" w:rsidRPr="00FD579D">
        <w:instrText xml:space="preserve"> \* MERGEFORMAT </w:instrText>
      </w:r>
      <w:r w:rsidR="001D15B7" w:rsidRPr="00FD579D">
        <w:fldChar w:fldCharType="separate"/>
      </w:r>
      <w:r w:rsidR="00985334" w:rsidRPr="00FD579D">
        <w:t xml:space="preserve">Figure </w:t>
      </w:r>
      <w:r w:rsidR="00985334">
        <w:rPr>
          <w:noProof/>
        </w:rPr>
        <w:t>5</w:t>
      </w:r>
      <w:r w:rsidR="001D15B7" w:rsidRPr="00FD579D">
        <w:rPr>
          <w:noProof/>
        </w:rPr>
        <w:fldChar w:fldCharType="end"/>
      </w:r>
      <w:r w:rsidRPr="00FD579D">
        <w:t xml:space="preserve">).  All of the equally spaced DNA clusters will first be regenerated, in order to remove any fluorescent nucleotides that would otherwise confound imaging. After that, half of the clusters will be labelled with a fluorescent protein to be able to determine the position. </w:t>
      </w:r>
      <w:r w:rsidR="00D442FE">
        <w:t>Finkelstein et al.</w:t>
      </w:r>
      <w:r w:rsidRPr="00FD579D">
        <w:t xml:space="preserve"> let the fluorescent labelled proteins flow through. Using high-throughput fluorescence imaging (done with </w:t>
      </w:r>
      <w:r w:rsidR="009E0B4D">
        <w:t>Total Internal Reflection Fluorescence microscopy (</w:t>
      </w:r>
      <w:r w:rsidRPr="00FD579D">
        <w:t>TIRF</w:t>
      </w:r>
      <w:r w:rsidR="009E0B4D">
        <w:t>)</w:t>
      </w:r>
      <w:r w:rsidRPr="00FD579D">
        <w:t xml:space="preserve">) they can measure the association between fluorescently labelled protein complexes and each DNA cluster. They analyse the images using the CHAMP software pipeline, which maps each fluorescent cluster to the underlying DNA sequence. </w:t>
      </w:r>
    </w:p>
    <w:p w14:paraId="4D749AA9" w14:textId="77777777" w:rsidR="002E5DD7" w:rsidRPr="00FD579D" w:rsidRDefault="002E5DD7" w:rsidP="002E5DD7">
      <w:pPr>
        <w:keepNext/>
      </w:pPr>
      <w:r w:rsidRPr="00FD579D">
        <w:rPr>
          <w:noProof/>
          <w:lang w:val="en-US"/>
        </w:rPr>
        <w:drawing>
          <wp:inline distT="0" distB="0" distL="0" distR="0" wp14:anchorId="37150222" wp14:editId="25F2E443">
            <wp:extent cx="4905286" cy="1501385"/>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CC6E3.tmp"/>
                    <pic:cNvPicPr/>
                  </pic:nvPicPr>
                  <pic:blipFill>
                    <a:blip r:embed="rId19">
                      <a:extLst>
                        <a:ext uri="{28A0092B-C50C-407E-A947-70E740481C1C}">
                          <a14:useLocalDpi xmlns:a14="http://schemas.microsoft.com/office/drawing/2010/main" val="0"/>
                        </a:ext>
                      </a:extLst>
                    </a:blip>
                    <a:stretch>
                      <a:fillRect/>
                    </a:stretch>
                  </pic:blipFill>
                  <pic:spPr>
                    <a:xfrm>
                      <a:off x="0" y="0"/>
                      <a:ext cx="4932653" cy="1509761"/>
                    </a:xfrm>
                    <a:prstGeom prst="rect">
                      <a:avLst/>
                    </a:prstGeom>
                  </pic:spPr>
                </pic:pic>
              </a:graphicData>
            </a:graphic>
          </wp:inline>
        </w:drawing>
      </w:r>
    </w:p>
    <w:p w14:paraId="0D5E2049" w14:textId="09118284" w:rsidR="002E5DD7" w:rsidRPr="00FD579D" w:rsidRDefault="002E5DD7" w:rsidP="002E5DD7">
      <w:pPr>
        <w:pStyle w:val="Caption"/>
      </w:pPr>
      <w:bookmarkStart w:id="84" w:name="_Ref8723177"/>
      <w:r w:rsidRPr="00FD579D">
        <w:t xml:space="preserve">Figure </w:t>
      </w:r>
      <w:fldSimple w:instr=" SEQ Figure \* ARABIC ">
        <w:r w:rsidR="00FC68CD">
          <w:rPr>
            <w:noProof/>
          </w:rPr>
          <w:t>5</w:t>
        </w:r>
      </w:fldSimple>
      <w:bookmarkEnd w:id="84"/>
      <w:r w:rsidRPr="00FD579D">
        <w:t xml:space="preserve">: Overview of the CHAMP workflow </w:t>
      </w:r>
      <w:r w:rsidRPr="00FD579D">
        <w:fldChar w:fldCharType="begin" w:fldLock="1"/>
      </w:r>
      <w:r w:rsidR="00962348">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962348">
        <w:rPr>
          <w:rFonts w:ascii="Cambria Math" w:hAnsi="Cambria Math" w:cs="Cambria Math"/>
        </w:rPr>
        <w:instrText>∼</w:instrText>
      </w:r>
      <w:r w:rsidR="00962348">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[25]","plainTextFormattedCitation":"[25]","previouslyFormattedCitation":"[25]"},"properties":{"noteIndex":0},"schema":"https://github.com/citation-style-language/schema/raw/master/csl-citation.json"}</w:instrText>
      </w:r>
      <w:r w:rsidRPr="00FD579D">
        <w:fldChar w:fldCharType="separate"/>
      </w:r>
      <w:r w:rsidR="00FF0C42" w:rsidRPr="00962348">
        <w:rPr>
          <w:b w:val="0"/>
          <w:noProof/>
        </w:rPr>
        <w:t>[25]</w:t>
      </w:r>
      <w:r w:rsidRPr="00FD579D">
        <w:fldChar w:fldCharType="end"/>
      </w:r>
      <w:r w:rsidRPr="00FD579D">
        <w:t xml:space="preserve"> </w:t>
      </w:r>
    </w:p>
    <w:p w14:paraId="6F0950A8" w14:textId="59E2A0FD" w:rsidR="002E5DD7" w:rsidRPr="00FD579D" w:rsidRDefault="002E5DD7" w:rsidP="002E5DD7">
      <w:r w:rsidRPr="00FD579D">
        <w:t xml:space="preserve">The data they produced for Cas9 is not published yet. They measured the fluorescence </w:t>
      </w:r>
      <w:r w:rsidR="001E44A8" w:rsidRPr="00FD579D">
        <w:t>for a library of</w:t>
      </w:r>
      <w:r w:rsidRPr="00FD579D">
        <w:t xml:space="preserve"> DNA strands/clusters </w:t>
      </w:r>
      <w:r w:rsidR="001E44A8" w:rsidRPr="00FD579D">
        <w:t xml:space="preserve">(the same </w:t>
      </w:r>
      <w:r w:rsidRPr="00FD579D">
        <w:t>as Boyle et al.</w:t>
      </w:r>
      <w:r w:rsidR="001E44A8" w:rsidRPr="00FD579D">
        <w:t xml:space="preserve">) with all possible single and double mismatch configurations. </w:t>
      </w:r>
      <w:commentRangeStart w:id="85"/>
      <w:r w:rsidR="001E44A8" w:rsidRPr="00FD579D">
        <w:t>They measured</w:t>
      </w:r>
      <w:r w:rsidR="007D3EFB" w:rsidRPr="00FD579D">
        <w:t xml:space="preserve"> this</w:t>
      </w:r>
      <w:r w:rsidR="001E44A8" w:rsidRPr="00FD579D">
        <w:t xml:space="preserve"> </w:t>
      </w:r>
      <w:r w:rsidRPr="00FD579D">
        <w:t xml:space="preserve">after 10 minutes, for 9 different concentrations </w:t>
      </w:r>
      <w:r w:rsidR="009E10C5">
        <w:t xml:space="preserve">of Cas9 </w:t>
      </w:r>
      <w:r w:rsidRPr="00FD579D">
        <w:t xml:space="preserve">(0 nM, 0.1 nM, 0.3 nM, 1 nM, 3 nM, 10 nM, 30 nM, 100 nM, 300 nM). </w:t>
      </w:r>
      <w:commentRangeEnd w:id="85"/>
      <w:r w:rsidR="00F1468C">
        <w:rPr>
          <w:rStyle w:val="CommentReference"/>
        </w:rPr>
        <w:commentReference w:id="85"/>
      </w:r>
    </w:p>
    <w:p w14:paraId="53682974" w14:textId="0DBBA8AF" w:rsidR="002E5DD7" w:rsidRPr="00FD579D" w:rsidRDefault="002E5DD7" w:rsidP="002E5DD7">
      <w:r w:rsidRPr="00FD579D">
        <w:t>The following should be taken into account:</w:t>
      </w:r>
    </w:p>
    <w:p w14:paraId="6B0B99B7" w14:textId="16F6744D" w:rsidR="002E5DD7" w:rsidRPr="00FD579D" w:rsidRDefault="002E5DD7" w:rsidP="00F260A4">
      <w:pPr>
        <w:pStyle w:val="ListParagraph"/>
        <w:numPr>
          <w:ilvl w:val="0"/>
          <w:numId w:val="5"/>
        </w:numPr>
      </w:pPr>
      <w:r w:rsidRPr="00FD579D">
        <w:t>The measurements are done after 10 minutes. Finkelstein et al. assumed that this was enough time to reach equilibrium. But there was no confirmation or justification of this assumption</w:t>
      </w:r>
      <w:r w:rsidR="00A7072F" w:rsidRPr="00FD579D">
        <w:t xml:space="preserve">. </w:t>
      </w:r>
      <w:commentRangeStart w:id="86"/>
      <w:r w:rsidR="00A7072F" w:rsidRPr="00FD579D">
        <w:t xml:space="preserve">If equilibrium is not reached yet, we will only be able to say something about the first part of the landscape. The second part will simply be undefined because </w:t>
      </w:r>
      <w:r w:rsidR="007D3EFB" w:rsidRPr="00FD579D">
        <w:t xml:space="preserve">CRISPR-Cas did not have enough time to </w:t>
      </w:r>
      <w:r w:rsidR="00A95105" w:rsidRPr="00FD579D">
        <w:t>reach these later nucleotides.</w:t>
      </w:r>
      <w:r w:rsidR="00453871">
        <w:br/>
        <w:t xml:space="preserve">In section </w:t>
      </w:r>
      <w:r w:rsidR="00453871">
        <w:fldChar w:fldCharType="begin"/>
      </w:r>
      <w:r w:rsidR="00453871">
        <w:instrText xml:space="preserve"> REF _Ref11352789 \r \h </w:instrText>
      </w:r>
      <w:r w:rsidR="00453871">
        <w:fldChar w:fldCharType="separate"/>
      </w:r>
      <w:r w:rsidR="00985334">
        <w:t>5.2</w:t>
      </w:r>
      <w:r w:rsidR="00453871">
        <w:fldChar w:fldCharType="end"/>
      </w:r>
      <w:r w:rsidR="00453871">
        <w:t xml:space="preserve"> we will discuss if equilibrium is reached or not. </w:t>
      </w:r>
      <w:commentRangeEnd w:id="86"/>
      <w:r w:rsidR="00E90530">
        <w:rPr>
          <w:rStyle w:val="CommentReference"/>
        </w:rPr>
        <w:commentReference w:id="86"/>
      </w:r>
    </w:p>
    <w:p w14:paraId="3EE5A779" w14:textId="77777777" w:rsidR="001E44A8" w:rsidRPr="00FD579D" w:rsidRDefault="001E44A8" w:rsidP="001E44A8">
      <w:pPr>
        <w:pStyle w:val="Heading2"/>
      </w:pPr>
      <w:bookmarkStart w:id="87" w:name="_Toc11083552"/>
      <w:bookmarkStart w:id="88" w:name="_Ref11139746"/>
      <w:bookmarkStart w:id="89" w:name="_Ref11139752"/>
      <w:bookmarkStart w:id="90" w:name="_Ref11512554"/>
      <w:bookmarkStart w:id="91" w:name="_Ref11512561"/>
      <w:bookmarkStart w:id="92" w:name="_Toc11673086"/>
      <w:r w:rsidRPr="00FD579D">
        <w:lastRenderedPageBreak/>
        <w:t>Processing of the data from Finkelstein et al.</w:t>
      </w:r>
      <w:bookmarkEnd w:id="87"/>
      <w:bookmarkEnd w:id="88"/>
      <w:bookmarkEnd w:id="89"/>
      <w:bookmarkEnd w:id="90"/>
      <w:bookmarkEnd w:id="91"/>
      <w:bookmarkEnd w:id="92"/>
    </w:p>
    <w:p w14:paraId="237DAA3D" w14:textId="36A6E45D" w:rsidR="00C12270" w:rsidRPr="00E90530" w:rsidRDefault="001E44A8" w:rsidP="001E44A8">
      <w:pPr>
        <w:rPr>
          <w:strike/>
          <w:rPrChange w:id="93" w:author="Misha Klein" w:date="2019-06-17T19:07:00Z">
            <w:rPr/>
          </w:rPrChange>
        </w:rPr>
      </w:pPr>
      <w:r w:rsidRPr="00FD579D">
        <w:t xml:space="preserve">The data </w:t>
      </w:r>
      <w:r w:rsidR="00C12270" w:rsidRPr="00FD579D">
        <w:t xml:space="preserve">Finkelstein et al. measured is the </w:t>
      </w:r>
      <w:r w:rsidRPr="00FD579D">
        <w:t>fluorescence intensity</w:t>
      </w:r>
      <w:commentRangeStart w:id="94"/>
      <w:r w:rsidR="00C12270" w:rsidRPr="00E90530">
        <w:rPr>
          <w:strike/>
          <w:rPrChange w:id="95" w:author="Misha Klein" w:date="2019-06-17T19:07:00Z">
            <w:rPr/>
          </w:rPrChange>
        </w:rPr>
        <w:t>, which they process such that they obtain the Apparent Binding Activity (ABA)</w:t>
      </w:r>
      <w:r w:rsidRPr="00E90530">
        <w:rPr>
          <w:strike/>
          <w:rPrChange w:id="96" w:author="Misha Klein" w:date="2019-06-17T19:07:00Z">
            <w:rPr/>
          </w:rPrChange>
        </w:rPr>
        <w:t>.</w:t>
      </w:r>
      <w:r w:rsidR="00C12270" w:rsidRPr="00E90530">
        <w:rPr>
          <w:strike/>
          <w:rPrChange w:id="97" w:author="Misha Klein" w:date="2019-06-17T19:07:00Z">
            <w:rPr/>
          </w:rPrChange>
        </w:rPr>
        <w:t xml:space="preserve"> Since we need to do exactly the same during the fit as they did, we need to understand their way of processing the data.</w:t>
      </w:r>
      <w:r w:rsidRPr="00E90530">
        <w:rPr>
          <w:strike/>
          <w:rPrChange w:id="98" w:author="Misha Klein" w:date="2019-06-17T19:07:00Z">
            <w:rPr/>
          </w:rPrChange>
        </w:rPr>
        <w:t xml:space="preserve"> </w:t>
      </w:r>
      <w:commentRangeEnd w:id="94"/>
      <w:r w:rsidR="00E90530">
        <w:rPr>
          <w:rStyle w:val="CommentReference"/>
        </w:rPr>
        <w:commentReference w:id="94"/>
      </w:r>
    </w:p>
    <w:p w14:paraId="0B5697E4" w14:textId="30EA83C8" w:rsidR="001E44A8" w:rsidRDefault="00C12270" w:rsidP="001E44A8">
      <w:r w:rsidRPr="00FD579D">
        <w:t>F</w:t>
      </w:r>
      <w:r w:rsidR="001E44A8" w:rsidRPr="00FD579D">
        <w:t xml:space="preserve">rom </w:t>
      </w:r>
      <w:r w:rsidRPr="00FD579D">
        <w:t>the fluorescence intensity</w:t>
      </w:r>
      <w:r w:rsidR="001E44A8" w:rsidRPr="00FD579D">
        <w:t xml:space="preserve"> one can calculate the occupancy as described in Equation </w:t>
      </w:r>
      <w:r w:rsidR="00F260A4">
        <w:fldChar w:fldCharType="begin"/>
      </w:r>
      <w:r w:rsidR="00F260A4">
        <w:instrText xml:space="preserve"> REF _Ref11094064 \h </w:instrText>
      </w:r>
      <w:r w:rsidR="00F260A4">
        <w:fldChar w:fldCharType="separate"/>
      </w:r>
      <w:r w:rsidR="00985334" w:rsidRPr="00D35DB1">
        <w:t>(</w:t>
      </w:r>
      <w:r w:rsidR="00985334">
        <w:rPr>
          <w:noProof/>
        </w:rPr>
        <w:t>13</w:t>
      </w:r>
      <w:r w:rsidR="00985334">
        <w:t>)</w:t>
      </w:r>
      <w:r w:rsidR="00F260A4">
        <w:fldChar w:fldCharType="end"/>
      </w:r>
      <w:r w:rsidR="001E44A8" w:rsidRPr="00FD579D">
        <w:t xml:space="preserve">. Here </w:t>
      </w:r>
      <w:commentRangeStart w:id="99"/>
      <m:oMath>
        <m:sSub>
          <m:sSubPr>
            <m:ctrlPr>
              <w:rPr>
                <w:rFonts w:ascii="Cambria Math" w:hAnsi="Cambria Math"/>
                <w:i/>
              </w:rPr>
            </m:ctrlPr>
          </m:sSubPr>
          <m:e>
            <m:r>
              <w:rPr>
                <w:rFonts w:ascii="Cambria Math" w:hAnsi="Cambria Math"/>
              </w:rPr>
              <m:t>I</m:t>
            </m:r>
          </m:e>
          <m:sub>
            <m:r>
              <w:rPr>
                <w:rFonts w:ascii="Cambria Math" w:hAnsi="Cambria Math"/>
              </w:rPr>
              <m:t>min</m:t>
            </m:r>
          </m:sub>
        </m:sSub>
        <w:commentRangeEnd w:id="99"/>
        <m:r>
          <m:rPr>
            <m:sty m:val="p"/>
          </m:rPr>
          <w:rPr>
            <w:rStyle w:val="CommentReference"/>
          </w:rPr>
          <w:commentReference w:id="99"/>
        </m:r>
      </m:oMath>
      <w:r w:rsidR="001E44A8" w:rsidRPr="00FD579D">
        <w:t xml:space="preserve"> is </w:t>
      </w:r>
      <w:r w:rsidRPr="00FD579D">
        <w:t xml:space="preserve">minimum of the measured intensities, which is included to normalise </w:t>
      </w:r>
      <m:oMath>
        <m:sSub>
          <m:sSubPr>
            <m:ctrlPr>
              <w:rPr>
                <w:rFonts w:ascii="Cambria Math" w:hAnsi="Cambria Math"/>
                <w:i/>
              </w:rPr>
            </m:ctrlPr>
          </m:sSubPr>
          <m:e>
            <m:r>
              <w:rPr>
                <w:rFonts w:ascii="Cambria Math" w:hAnsi="Cambria Math"/>
              </w:rPr>
              <m:t>P</m:t>
            </m:r>
          </m:e>
          <m:sub>
            <m:r>
              <w:rPr>
                <w:rFonts w:ascii="Cambria Math" w:hAnsi="Cambria Math"/>
              </w:rPr>
              <m:t>bound</m:t>
            </m:r>
          </m:sub>
        </m:sSub>
      </m:oMath>
      <w:r w:rsidR="001E44A8" w:rsidRPr="00FD579D">
        <w:t xml:space="preserve">. </w:t>
      </w:r>
      <w:r w:rsidR="001E44A8" w:rsidRPr="00FD579D">
        <w:softHyphen/>
      </w:r>
      <w:r w:rsidR="001E44A8" w:rsidRPr="00FD579D">
        <w:softHyphen/>
      </w:r>
      <m:oMath>
        <m:sSub>
          <m:sSubPr>
            <m:ctrlPr>
              <w:rPr>
                <w:rFonts w:ascii="Cambria Math" w:hAnsi="Cambria Math"/>
                <w:i/>
              </w:rPr>
            </m:ctrlPr>
          </m:sSubPr>
          <m:e>
            <m:r>
              <w:rPr>
                <w:rFonts w:ascii="Cambria Math" w:hAnsi="Cambria Math"/>
              </w:rPr>
              <m:t>I</m:t>
            </m:r>
          </m:e>
          <m:sub>
            <m:r>
              <w:rPr>
                <w:rFonts w:ascii="Cambria Math" w:hAnsi="Cambria Math"/>
              </w:rPr>
              <m:t>max</m:t>
            </m:r>
          </m:sub>
        </m:sSub>
      </m:oMath>
      <w:r w:rsidR="001E44A8" w:rsidRPr="00FD579D">
        <w:t xml:space="preserve"> is the intensity from the on-target at 300 nM, thereby setting the on-target occupancy to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14:paraId="182F7D88" w14:textId="77777777" w:rsidTr="00DC6209">
        <w:tc>
          <w:tcPr>
            <w:tcW w:w="2689" w:type="dxa"/>
          </w:tcPr>
          <w:p w14:paraId="4122B840" w14:textId="77777777" w:rsidR="00E046B2" w:rsidRDefault="00E046B2" w:rsidP="00DC6209"/>
        </w:tc>
        <w:tc>
          <w:tcPr>
            <w:tcW w:w="5811" w:type="dxa"/>
          </w:tcPr>
          <w:p w14:paraId="6C034F88" w14:textId="477B7D4D" w:rsidR="00E046B2" w:rsidRPr="00E046B2" w:rsidRDefault="006203B1" w:rsidP="00DC6209">
            <w:pPr>
              <w:jc w:val="left"/>
              <w:rPr>
                <w:bCs/>
                <w:i/>
              </w:rPr>
            </w:pPr>
            <m:oMathPara>
              <m:oMathParaPr>
                <m:jc m:val="left"/>
              </m:oMathParaPr>
              <m:oMath>
                <m:sSub>
                  <m:sSubPr>
                    <m:ctrlPr>
                      <w:rPr>
                        <w:rFonts w:ascii="Cambria Math" w:hAnsi="Cambria Math"/>
                        <w:bCs/>
                        <w:i/>
                        <w:sz w:val="22"/>
                      </w:rPr>
                    </m:ctrlPr>
                  </m:sSubPr>
                  <m:e>
                    <m:r>
                      <w:rPr>
                        <w:rFonts w:ascii="Cambria Math" w:hAnsi="Cambria Math"/>
                        <w:sz w:val="22"/>
                      </w:rPr>
                      <m:t>P</m:t>
                    </m:r>
                  </m:e>
                  <m:sub>
                    <m:r>
                      <w:rPr>
                        <w:rFonts w:ascii="Cambria Math" w:hAnsi="Cambria Math"/>
                        <w:sz w:val="22"/>
                      </w:rPr>
                      <m:t>bound</m:t>
                    </m:r>
                  </m:sub>
                </m:sSub>
                <m:r>
                  <w:rPr>
                    <w:rFonts w:ascii="Cambria Math" w:hAnsi="Cambria Math"/>
                    <w:sz w:val="22"/>
                  </w:rPr>
                  <m:t>=</m:t>
                </m:r>
                <m:f>
                  <m:fPr>
                    <m:ctrlPr>
                      <w:rPr>
                        <w:rFonts w:ascii="Cambria Math" w:hAnsi="Cambria Math"/>
                        <w:bCs/>
                        <w:i/>
                        <w:sz w:val="22"/>
                      </w:rPr>
                    </m:ctrlPr>
                  </m:fPr>
                  <m:num>
                    <m:r>
                      <w:rPr>
                        <w:rFonts w:ascii="Cambria Math" w:hAnsi="Cambria Math"/>
                        <w:sz w:val="22"/>
                      </w:rPr>
                      <m:t>I-</m:t>
                    </m:r>
                    <m:sSub>
                      <m:sSubPr>
                        <m:ctrlPr>
                          <w:rPr>
                            <w:rFonts w:ascii="Cambria Math" w:hAnsi="Cambria Math"/>
                            <w:bCs/>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bCs/>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bCs/>
                            <w:i/>
                            <w:sz w:val="22"/>
                          </w:rPr>
                        </m:ctrlPr>
                      </m:sSubPr>
                      <m:e>
                        <m:r>
                          <w:rPr>
                            <w:rFonts w:ascii="Cambria Math" w:hAnsi="Cambria Math"/>
                            <w:sz w:val="22"/>
                          </w:rPr>
                          <m:t>I</m:t>
                        </m:r>
                      </m:e>
                      <m:sub>
                        <m:r>
                          <w:rPr>
                            <w:rFonts w:ascii="Cambria Math" w:hAnsi="Cambria Math"/>
                            <w:sz w:val="22"/>
                          </w:rPr>
                          <m:t>min</m:t>
                        </m:r>
                      </m:sub>
                    </m:sSub>
                  </m:den>
                </m:f>
              </m:oMath>
            </m:oMathPara>
          </w:p>
        </w:tc>
        <w:tc>
          <w:tcPr>
            <w:tcW w:w="562" w:type="dxa"/>
          </w:tcPr>
          <w:p w14:paraId="560EFDE7" w14:textId="0F19B7A0" w:rsidR="00E046B2" w:rsidRDefault="00E046B2" w:rsidP="00DC6209">
            <w:pPr>
              <w:jc w:val="right"/>
            </w:pPr>
            <w:bookmarkStart w:id="100" w:name="_Ref11094064"/>
            <w:r w:rsidRPr="00D35DB1">
              <w:t>(</w:t>
            </w:r>
            <w:fldSimple w:instr=" SEQ Equation \* ARABIC ">
              <w:r w:rsidR="00985334">
                <w:rPr>
                  <w:noProof/>
                </w:rPr>
                <w:t>13</w:t>
              </w:r>
            </w:fldSimple>
            <w:r>
              <w:t>)</w:t>
            </w:r>
            <w:bookmarkEnd w:id="100"/>
          </w:p>
        </w:tc>
      </w:tr>
    </w:tbl>
    <w:p w14:paraId="6B79CECD" w14:textId="0041FB24" w:rsidR="001E44A8" w:rsidRDefault="001E44A8" w:rsidP="00F260A4">
      <w:pPr>
        <w:spacing w:before="240" w:after="0"/>
      </w:pPr>
      <w:r w:rsidRPr="00FD579D">
        <w:t xml:space="preserve">From the </w:t>
      </w:r>
      <m:oMath>
        <m:sSub>
          <m:sSubPr>
            <m:ctrlPr>
              <w:rPr>
                <w:rFonts w:ascii="Cambria Math" w:hAnsi="Cambria Math"/>
                <w:i/>
              </w:rPr>
            </m:ctrlPr>
          </m:sSubPr>
          <m:e>
            <m:r>
              <w:rPr>
                <w:rFonts w:ascii="Cambria Math" w:hAnsi="Cambria Math"/>
              </w:rPr>
              <m:t>P</m:t>
            </m:r>
          </m:e>
          <m:sub>
            <m:r>
              <w:rPr>
                <w:rFonts w:ascii="Cambria Math" w:hAnsi="Cambria Math"/>
              </w:rPr>
              <m:t>bound</m:t>
            </m:r>
          </m:sub>
        </m:sSub>
      </m:oMath>
      <w:r w:rsidRPr="00FD579D">
        <w:t xml:space="preserve"> one can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FD579D">
        <w:t xml:space="preserve"> by fitting the resulting curve (of </w:t>
      </w:r>
      <m:oMath>
        <m:sSub>
          <m:sSubPr>
            <m:ctrlPr>
              <w:rPr>
                <w:rFonts w:ascii="Cambria Math" w:hAnsi="Cambria Math"/>
                <w:i/>
              </w:rPr>
            </m:ctrlPr>
          </m:sSubPr>
          <m:e>
            <m:r>
              <w:rPr>
                <w:rFonts w:ascii="Cambria Math" w:hAnsi="Cambria Math"/>
              </w:rPr>
              <m:t>P</m:t>
            </m:r>
          </m:e>
          <m:sub>
            <m:r>
              <w:rPr>
                <w:rFonts w:ascii="Cambria Math" w:hAnsi="Cambria Math"/>
              </w:rPr>
              <m:t>bound</m:t>
            </m:r>
          </m:sub>
        </m:sSub>
      </m:oMath>
      <w:r w:rsidRPr="00FD579D">
        <w:t xml:space="preserve"> VS concentration) to the Hill-curve as depicted in </w:t>
      </w:r>
      <w:r w:rsidR="00F260A4">
        <w:t>equation</w:t>
      </w:r>
      <w:r w:rsidRPr="00FD579D">
        <w:t xml:space="preserve"> </w:t>
      </w:r>
      <w:r w:rsidR="00F260A4">
        <w:fldChar w:fldCharType="begin"/>
      </w:r>
      <w:r w:rsidR="00F260A4">
        <w:instrText xml:space="preserve"> REF _Ref11094086 \h </w:instrText>
      </w:r>
      <w:r w:rsidR="00F260A4">
        <w:fldChar w:fldCharType="separate"/>
      </w:r>
      <w:r w:rsidR="00985334" w:rsidRPr="00D35DB1">
        <w:t>(</w:t>
      </w:r>
      <w:r w:rsidR="00985334">
        <w:rPr>
          <w:noProof/>
        </w:rPr>
        <w:t>14</w:t>
      </w:r>
      <w:r w:rsidR="00985334">
        <w:t>)</w:t>
      </w:r>
      <w:r w:rsidR="00F260A4">
        <w:fldChar w:fldCharType="end"/>
      </w:r>
      <w:r w:rsidRPr="00FD579D">
        <w:t>. In general terms, the Hill equation describes the fraction of macromolecules saturated by ligand as a function of the ligand concentration</w:t>
      </w:r>
      <w:r w:rsidR="00C12270" w:rsidRPr="00FD579D">
        <w:t xml:space="preserve"> during equilibrium</w:t>
      </w:r>
      <w:r w:rsidRPr="00FD579D">
        <w:t xml:space="preserve">. For the justification of the use of the Hill-equation in our model, see the derivation in section </w:t>
      </w:r>
      <w:commentRangeStart w:id="101"/>
      <w:r w:rsidR="00F260A4">
        <w:fldChar w:fldCharType="begin"/>
      </w:r>
      <w:r w:rsidR="00F260A4">
        <w:instrText xml:space="preserve"> PAGEREF _Ref11094276 \h </w:instrText>
      </w:r>
      <w:r w:rsidR="00F260A4">
        <w:fldChar w:fldCharType="separate"/>
      </w:r>
      <w:r w:rsidR="00985334">
        <w:rPr>
          <w:noProof/>
        </w:rPr>
        <w:t>10</w:t>
      </w:r>
      <w:r w:rsidR="00F260A4">
        <w:fldChar w:fldCharType="end"/>
      </w:r>
      <w:r w:rsidR="00F260A4">
        <w:fldChar w:fldCharType="begin"/>
      </w:r>
      <w:r w:rsidR="00F260A4">
        <w:instrText xml:space="preserve"> REF _Ref11094276 \r \h </w:instrText>
      </w:r>
      <w:r w:rsidR="00F260A4">
        <w:fldChar w:fldCharType="separate"/>
      </w:r>
      <w:r w:rsidR="00985334">
        <w:t>3.1.2</w:t>
      </w:r>
      <w:r w:rsidR="00F260A4">
        <w:fldChar w:fldCharType="end"/>
      </w:r>
      <w:commentRangeEnd w:id="101"/>
      <w:r w:rsidR="00F1468C">
        <w:rPr>
          <w:rStyle w:val="CommentReference"/>
        </w:rPr>
        <w:commentReference w:id="101"/>
      </w:r>
      <w:r w:rsidRPr="00FD579D">
        <w:t xml:space="preserve">.The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FD579D">
        <w:t xml:space="preserve"> then reflects the concentration at which </w:t>
      </w: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=0.5</m:t>
        </m:r>
      </m:oMath>
      <w:r w:rsidRPr="00FD579D">
        <w:t xml:space="preserve">. (see </w:t>
      </w:r>
      <w:r w:rsidRPr="00FD579D">
        <w:fldChar w:fldCharType="begin"/>
      </w:r>
      <w:r w:rsidRPr="00FD579D">
        <w:instrText xml:space="preserve"> REF _Ref9844436 \h </w:instrText>
      </w:r>
      <w:r w:rsidR="00CF00D3" w:rsidRPr="00FD579D">
        <w:instrText xml:space="preserve"> \* MERGEFORMAT </w:instrText>
      </w:r>
      <w:r w:rsidRPr="00FD579D">
        <w:fldChar w:fldCharType="separate"/>
      </w:r>
      <w:r w:rsidR="00985334" w:rsidRPr="00FD579D">
        <w:t xml:space="preserve">Figure </w:t>
      </w:r>
      <w:r w:rsidR="00985334">
        <w:rPr>
          <w:noProof/>
        </w:rPr>
        <w:t>6</w:t>
      </w:r>
      <w:r w:rsidRPr="00FD579D">
        <w:fldChar w:fldCharType="end"/>
      </w:r>
      <w:r w:rsidRPr="00FD5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14:paraId="4EF1BEF2" w14:textId="77777777" w:rsidTr="00DC6209">
        <w:tc>
          <w:tcPr>
            <w:tcW w:w="2689" w:type="dxa"/>
          </w:tcPr>
          <w:p w14:paraId="179B0D38" w14:textId="77777777" w:rsidR="00E046B2" w:rsidRDefault="00E046B2" w:rsidP="00DC6209"/>
        </w:tc>
        <w:tc>
          <w:tcPr>
            <w:tcW w:w="5811" w:type="dxa"/>
          </w:tcPr>
          <w:p w14:paraId="3256D41E" w14:textId="23DA2083" w:rsidR="00E046B2" w:rsidRPr="00D35DB1" w:rsidRDefault="006203B1" w:rsidP="00DC6209">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c</m:t>
                        </m:r>
                      </m:den>
                    </m:f>
                  </m:den>
                </m:f>
              </m:oMath>
            </m:oMathPara>
          </w:p>
        </w:tc>
        <w:tc>
          <w:tcPr>
            <w:tcW w:w="562" w:type="dxa"/>
          </w:tcPr>
          <w:p w14:paraId="48145445" w14:textId="225D1744" w:rsidR="00E046B2" w:rsidRDefault="00E046B2" w:rsidP="00DC6209">
            <w:pPr>
              <w:jc w:val="right"/>
            </w:pPr>
            <w:bookmarkStart w:id="102" w:name="_Ref11094086"/>
            <w:r w:rsidRPr="00D35DB1">
              <w:t>(</w:t>
            </w:r>
            <w:fldSimple w:instr=" SEQ Equation \* ARABIC ">
              <w:r w:rsidR="00985334">
                <w:rPr>
                  <w:noProof/>
                </w:rPr>
                <w:t>14</w:t>
              </w:r>
            </w:fldSimple>
            <w:r>
              <w:t>)</w:t>
            </w:r>
            <w:bookmarkEnd w:id="102"/>
          </w:p>
        </w:tc>
      </w:tr>
    </w:tbl>
    <w:p w14:paraId="77A724E3" w14:textId="49B00202" w:rsidR="001E44A8" w:rsidRDefault="001E44A8" w:rsidP="00F260A4">
      <w:pPr>
        <w:spacing w:before="240" w:after="0"/>
      </w:pPr>
      <w:r w:rsidRPr="00FD579D">
        <w:t>From th</w:t>
      </w:r>
      <w:r w:rsidR="00CF00D3" w:rsidRPr="00FD579D">
        <w:t xml:space="preserve">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FD579D">
        <w:t xml:space="preserve"> the Apparent Binding Affinity (ABA) can be calculated. This is the difference in apparent </w:t>
      </w:r>
      <m:oMath>
        <m:r>
          <m:rPr>
            <m:sty m:val="p"/>
          </m:rPr>
          <w:rPr>
            <w:rFonts w:ascii="Cambria Math" w:hAnsi="Cambria Math"/>
          </w:rPr>
          <m:t>Δ</m:t>
        </m:r>
        <m:r>
          <w:rPr>
            <w:rFonts w:ascii="Cambria Math" w:hAnsi="Cambria Math"/>
          </w:rPr>
          <m:t>G</m:t>
        </m:r>
      </m:oMath>
      <w:r w:rsidRPr="00FD579D">
        <w:t xml:space="preserve"> (free energy) between the negative control sequence (a random DNA sequence that shares no complementarity with the RNA guide of the CRISPR) and the sequence of interest. Note the used convention: </w:t>
      </w:r>
      <w:r w:rsidR="009E10C5">
        <w:t>l</w:t>
      </w:r>
      <w:r w:rsidRPr="00FD579D">
        <w:t xml:space="preserve">ower </w:t>
      </w:r>
      <w:r w:rsidR="00C12270" w:rsidRPr="00FD579D">
        <w:t xml:space="preserve">ABA </w:t>
      </w:r>
      <w:r w:rsidRPr="00FD579D">
        <w:t>values indicate stronger binding.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14:paraId="5CBE6FCE" w14:textId="77777777" w:rsidTr="00DC6209">
        <w:tc>
          <w:tcPr>
            <w:tcW w:w="2689" w:type="dxa"/>
          </w:tcPr>
          <w:p w14:paraId="31AF1008" w14:textId="77777777" w:rsidR="00E046B2" w:rsidRDefault="00E046B2" w:rsidP="00DC6209"/>
        </w:tc>
        <w:tc>
          <w:tcPr>
            <w:tcW w:w="5811" w:type="dxa"/>
          </w:tcPr>
          <w:p w14:paraId="2406DB66" w14:textId="42A44638" w:rsidR="00E046B2" w:rsidRPr="00D35DB1" w:rsidRDefault="00F260A4" w:rsidP="00DC6209">
            <w:pPr>
              <w:jc w:val="left"/>
            </w:pPr>
            <m:oMathPara>
              <m:oMathParaPr>
                <m:jc m:val="left"/>
              </m:oMathParaPr>
              <m:oMath>
                <m:r>
                  <w:rPr>
                    <w:rFonts w:ascii="Cambria Math" w:hAnsi="Cambria Math"/>
                  </w:rPr>
                  <m:t>ABA=</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oMath>
            </m:oMathPara>
          </w:p>
        </w:tc>
        <w:tc>
          <w:tcPr>
            <w:tcW w:w="562" w:type="dxa"/>
          </w:tcPr>
          <w:p w14:paraId="361B9F63" w14:textId="2B61B25A" w:rsidR="00E046B2" w:rsidRDefault="00E046B2" w:rsidP="00DC6209">
            <w:pPr>
              <w:jc w:val="right"/>
            </w:pPr>
            <w:bookmarkStart w:id="103" w:name="_Ref11095594"/>
            <w:r w:rsidRPr="00D35DB1">
              <w:t>(</w:t>
            </w:r>
            <w:fldSimple w:instr=" SEQ Equation \* ARABIC ">
              <w:r w:rsidR="00985334">
                <w:rPr>
                  <w:noProof/>
                </w:rPr>
                <w:t>15</w:t>
              </w:r>
            </w:fldSimple>
            <w:r>
              <w:t>)</w:t>
            </w:r>
            <w:bookmarkEnd w:id="103"/>
          </w:p>
        </w:tc>
      </w:tr>
    </w:tbl>
    <w:p w14:paraId="27F01D53" w14:textId="235B7A13" w:rsidR="001E44A8" w:rsidRPr="00FD579D" w:rsidRDefault="001E44A8" w:rsidP="00F260A4">
      <w:pPr>
        <w:spacing w:before="240"/>
      </w:pPr>
      <w:r w:rsidRPr="00FD579D">
        <w:t>The ABA gives the amount of free energy for each DNA strand</w:t>
      </w:r>
      <w:r w:rsidR="00C12270" w:rsidRPr="00FD579D">
        <w:t xml:space="preserve"> upon binding</w:t>
      </w:r>
      <w:r w:rsidRPr="00FD579D">
        <w:t xml:space="preserve">. </w:t>
      </w:r>
      <w:r w:rsidR="00CF00D3" w:rsidRPr="00FD579D">
        <w:t xml:space="preserve">We can link this ABA value to the free energy landscape of CRISPR-Cas9 that we want to form, by using the mismatch information of every DNA strand and combine this with the measured/predicted </w:t>
      </w:r>
      <w:commentRangeStart w:id="104"/>
      <w:r w:rsidR="00CF00D3" w:rsidRPr="00FD579D">
        <w:t>ABA</w:t>
      </w:r>
      <w:commentRangeEnd w:id="104"/>
      <w:r w:rsidR="00F1468C">
        <w:rPr>
          <w:rStyle w:val="CommentReference"/>
        </w:rPr>
        <w:commentReference w:id="104"/>
      </w:r>
      <w:r w:rsidR="00CF00D3" w:rsidRPr="00FD579D">
        <w:t xml:space="preserve">. </w:t>
      </w:r>
    </w:p>
    <w:p w14:paraId="41A1B4A5" w14:textId="77777777" w:rsidR="001E44A8" w:rsidRPr="00FD579D" w:rsidRDefault="001E44A8" w:rsidP="001E44A8">
      <w:pPr>
        <w:keepNext/>
        <w:jc w:val="center"/>
      </w:pPr>
      <w:r w:rsidRPr="00FD579D">
        <w:rPr>
          <w:noProof/>
          <w:lang w:val="en-US"/>
        </w:rPr>
        <w:drawing>
          <wp:inline distT="0" distB="0" distL="0" distR="0" wp14:anchorId="22CBE871" wp14:editId="03A109A0">
            <wp:extent cx="3643532" cy="2636748"/>
            <wp:effectExtent l="0" t="0" r="0" b="0"/>
            <wp:docPr id="23" name="Picture 23" descr="C:\Users\Diewertje\AppData\Local\Microsoft\Windows\INetCache\Content.MSO\731986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ewertje\AppData\Local\Microsoft\Windows\INetCache\Content.MSO\731986F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1019" cy="2642166"/>
                    </a:xfrm>
                    <a:prstGeom prst="rect">
                      <a:avLst/>
                    </a:prstGeom>
                    <a:noFill/>
                    <a:ln>
                      <a:noFill/>
                    </a:ln>
                  </pic:spPr>
                </pic:pic>
              </a:graphicData>
            </a:graphic>
          </wp:inline>
        </w:drawing>
      </w:r>
    </w:p>
    <w:p w14:paraId="739C0052" w14:textId="5E3D4E90" w:rsidR="001E44A8" w:rsidRPr="00FD579D" w:rsidRDefault="001E44A8" w:rsidP="001E44A8">
      <w:pPr>
        <w:pStyle w:val="Caption"/>
        <w:jc w:val="center"/>
      </w:pPr>
      <w:bookmarkStart w:id="105" w:name="_Ref9844436"/>
      <w:r w:rsidRPr="00FD579D">
        <w:t xml:space="preserve">Figure </w:t>
      </w:r>
      <w:fldSimple w:instr=" SEQ Figure \* ARABIC ">
        <w:r w:rsidR="00FC68CD">
          <w:rPr>
            <w:noProof/>
          </w:rPr>
          <w:t>6</w:t>
        </w:r>
      </w:fldSimple>
      <w:bookmarkEnd w:id="105"/>
      <w:r w:rsidRPr="00FD579D">
        <w:t xml:space="preserve">: Based on the parameters the occupancy is predicted, through which the Hillcurve is fitted. at the concentration where the occupancy is equal to 0.5, the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rsidRPr="00FD579D">
        <w:t xml:space="preserve"> is found.</w:t>
      </w:r>
    </w:p>
    <w:p w14:paraId="1187D6EC" w14:textId="77777777" w:rsidR="00546092" w:rsidRDefault="00546092">
      <w:pPr>
        <w:rPr>
          <w:smallCaps/>
          <w:spacing w:val="5"/>
          <w:sz w:val="28"/>
          <w:szCs w:val="28"/>
        </w:rPr>
      </w:pPr>
      <w:bookmarkStart w:id="106" w:name="_Ref11094276"/>
      <w:r>
        <w:br w:type="page"/>
      </w:r>
    </w:p>
    <w:p w14:paraId="20015D97" w14:textId="722BB33B" w:rsidR="009605A9" w:rsidRPr="00FD579D" w:rsidRDefault="009605A9" w:rsidP="00F260A4">
      <w:pPr>
        <w:pStyle w:val="Heading2"/>
      </w:pPr>
      <w:bookmarkStart w:id="107" w:name="_Toc11673087"/>
      <w:r w:rsidRPr="00FD579D">
        <w:lastRenderedPageBreak/>
        <w:t>Derivation of the Hill equation</w:t>
      </w:r>
      <w:bookmarkEnd w:id="106"/>
      <w:bookmarkEnd w:id="107"/>
    </w:p>
    <w:p w14:paraId="33C30B1B" w14:textId="4A70FB81" w:rsidR="00B97F5C" w:rsidRDefault="00687972" w:rsidP="00B97F5C">
      <w:r w:rsidRPr="00FD579D">
        <w:t>We start this derivation with the 2</w:t>
      </w:r>
      <w:r w:rsidR="00B97F5C" w:rsidRPr="00FD579D">
        <w:t>2</w:t>
      </w:r>
      <w:r w:rsidRPr="00FD579D">
        <w:t xml:space="preserve"> different states as pictured in </w:t>
      </w:r>
      <w:r w:rsidRPr="00FD579D">
        <w:fldChar w:fldCharType="begin"/>
      </w:r>
      <w:r w:rsidRPr="00FD579D">
        <w:instrText xml:space="preserve"> REF _Ref8723279 \h </w:instrText>
      </w:r>
      <w:r w:rsidR="00CF00D3" w:rsidRPr="00FD579D">
        <w:instrText xml:space="preserve"> \* MERGEFORMAT </w:instrText>
      </w:r>
      <w:r w:rsidRPr="00FD579D">
        <w:fldChar w:fldCharType="separate"/>
      </w:r>
      <w:r w:rsidR="00985334" w:rsidRPr="00FD579D">
        <w:t xml:space="preserve">Figure </w:t>
      </w:r>
      <w:r w:rsidR="00985334">
        <w:rPr>
          <w:noProof/>
        </w:rPr>
        <w:t>3</w:t>
      </w:r>
      <w:r w:rsidRPr="00FD579D">
        <w:fldChar w:fldCharType="end"/>
      </w:r>
      <w:r w:rsidR="00B97F5C" w:rsidRPr="00FD579D">
        <w:t xml:space="preserve"> (without cleavage)</w:t>
      </w:r>
      <w:r w:rsidRPr="00FD579D">
        <w:t xml:space="preserve">. </w:t>
      </w:r>
      <w:r w:rsidR="00B97F5C" w:rsidRPr="00FD579D">
        <w:t xml:space="preserve">These states are again: </w:t>
      </w:r>
      <w:r w:rsidR="004877CD" w:rsidRPr="00FD579D">
        <w:t>bound to s</w:t>
      </w:r>
      <w:r w:rsidR="00B97F5C" w:rsidRPr="00FD579D">
        <w:t>ol</w:t>
      </w:r>
      <w:r w:rsidR="004877CD" w:rsidRPr="00FD579D">
        <w:t>ution</w:t>
      </w:r>
      <w:r w:rsidR="00B97F5C" w:rsidRPr="00FD579D">
        <w:t>, PAM and the 20 nucleotides (</w:t>
      </w:r>
      <w:r w:rsidR="00413374" w:rsidRPr="00FD579D">
        <w:t>N</w:t>
      </w:r>
      <w:r w:rsidR="00B97F5C" w:rsidRPr="00FD579D">
        <w:t xml:space="preserve">). </w:t>
      </w:r>
      <w:r w:rsidR="00171C9E">
        <w:t xml:space="preserve">Again we enforce a binding equilibrium for </w:t>
      </w:r>
      <m:oMath>
        <m:r>
          <w:rPr>
            <w:rFonts w:ascii="Cambria Math" w:hAnsi="Cambria Math"/>
          </w:rPr>
          <m:t>t→∞</m:t>
        </m:r>
      </m:oMath>
      <w:r w:rsidR="001208D5">
        <w:t xml:space="preserve"> (equation </w:t>
      </w:r>
      <w:r w:rsidR="001208D5">
        <w:fldChar w:fldCharType="begin"/>
      </w:r>
      <w:r w:rsidR="001208D5">
        <w:instrText xml:space="preserve"> REF _Ref11094473 \h </w:instrText>
      </w:r>
      <w:r w:rsidR="001208D5">
        <w:fldChar w:fldCharType="separate"/>
      </w:r>
      <w:r w:rsidR="00985334" w:rsidRPr="00D35DB1">
        <w:t>(</w:t>
      </w:r>
      <w:r w:rsidR="00985334">
        <w:rPr>
          <w:noProof/>
        </w:rPr>
        <w:t>16</w:t>
      </w:r>
      <w:r w:rsidR="00985334">
        <w:t>)</w:t>
      </w:r>
      <w:r w:rsidR="001208D5">
        <w:fldChar w:fldCharType="end"/>
      </w:r>
      <w:r w:rsidR="001208D5">
        <w:t>),</w:t>
      </w:r>
      <w:r w:rsidR="00171C9E">
        <w:t xml:space="preserve"> to make sure</w:t>
      </w:r>
      <w:r w:rsidR="001208D5">
        <w:t xml:space="preserve"> </w:t>
      </w:r>
      <w:r w:rsidR="00171C9E">
        <w:t>that the Boltzmann distribution holds</w:t>
      </w:r>
      <w:r w:rsidR="001208D5">
        <w:t xml:space="preserve"> and we end up in equilibrium at </w:t>
      </w:r>
      <m:oMath>
        <m:r>
          <w:rPr>
            <w:rFonts w:ascii="Cambria Math" w:hAnsi="Cambria Math"/>
          </w:rPr>
          <m:t>t=∞</m:t>
        </m:r>
      </m:oMath>
      <w:r w:rsidR="00171C9E">
        <w:t>.</w:t>
      </w:r>
      <w:r w:rsidR="00782208" w:rsidRPr="00FD579D">
        <w:t xml:space="preserve"> </w:t>
      </w:r>
      <w:commentRangeStart w:id="108"/>
      <w:r w:rsidR="001208D5">
        <w:t>So i</w:t>
      </w:r>
      <w:r w:rsidR="00782208" w:rsidRPr="00FD579D">
        <w:t>n using th</w:t>
      </w:r>
      <w:r w:rsidR="00171C9E">
        <w:t>e Boltzmann distribution</w:t>
      </w:r>
      <w:r w:rsidR="00782208" w:rsidRPr="00FD579D">
        <w:t xml:space="preserve"> we assume equilibrium for the Hill-equation.</w:t>
      </w:r>
      <w:r w:rsidR="00B97F5C" w:rsidRPr="00FD579D">
        <w:t xml:space="preserve"> </w:t>
      </w:r>
      <w:commentRangeEnd w:id="108"/>
      <w:r w:rsidR="007F3B55">
        <w:rPr>
          <w:rStyle w:val="CommentReference"/>
        </w:rPr>
        <w:commentReference w:id="10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14:paraId="35A82666" w14:textId="77777777" w:rsidTr="00DC6209">
        <w:tc>
          <w:tcPr>
            <w:tcW w:w="2689" w:type="dxa"/>
          </w:tcPr>
          <w:p w14:paraId="0745B1D3" w14:textId="77777777" w:rsidR="00E046B2" w:rsidRDefault="00E046B2" w:rsidP="00DC6209"/>
        </w:tc>
        <w:tc>
          <w:tcPr>
            <w:tcW w:w="5811" w:type="dxa"/>
          </w:tcPr>
          <w:p w14:paraId="17C3A640" w14:textId="67EDBBA6" w:rsidR="00E046B2" w:rsidRPr="00F260A4" w:rsidRDefault="006203B1" w:rsidP="00DC6209">
            <w:pPr>
              <w:jc w:val="left"/>
            </w:pPr>
            <m:oMathPara>
              <m:oMathParaPr>
                <m:jc m:val="left"/>
              </m:oMathParaPr>
              <m:oMath>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p</m:t>
                        </m:r>
                      </m:e>
                      <m:sub>
                        <m:r>
                          <w:rPr>
                            <w:rFonts w:ascii="Cambria Math" w:hAnsi="Cambria Math"/>
                            <w:sz w:val="22"/>
                          </w:rPr>
                          <m:t>n</m:t>
                        </m:r>
                      </m:sub>
                      <m:sup>
                        <m:r>
                          <w:rPr>
                            <w:rFonts w:ascii="Cambria Math" w:hAnsi="Cambria Math"/>
                            <w:sz w:val="22"/>
                          </w:rPr>
                          <m:t>eq</m:t>
                        </m:r>
                      </m:sup>
                    </m:sSubSup>
                  </m:num>
                  <m:den>
                    <m:sSubSup>
                      <m:sSubSupPr>
                        <m:ctrlPr>
                          <w:rPr>
                            <w:rFonts w:ascii="Cambria Math" w:hAnsi="Cambria Math"/>
                            <w:i/>
                            <w:sz w:val="22"/>
                          </w:rPr>
                        </m:ctrlPr>
                      </m:sSubSupPr>
                      <m:e>
                        <m:r>
                          <w:rPr>
                            <w:rFonts w:ascii="Cambria Math" w:hAnsi="Cambria Math"/>
                            <w:sz w:val="22"/>
                          </w:rPr>
                          <m:t>p</m:t>
                        </m:r>
                      </m:e>
                      <m:sub>
                        <m:r>
                          <w:rPr>
                            <w:rFonts w:ascii="Cambria Math" w:hAnsi="Cambria Math"/>
                            <w:sz w:val="22"/>
                          </w:rPr>
                          <m:t>n-1</m:t>
                        </m:r>
                      </m:sub>
                      <m:sup>
                        <m:r>
                          <w:rPr>
                            <w:rFonts w:ascii="Cambria Math" w:hAnsi="Cambria Math"/>
                            <w:sz w:val="22"/>
                          </w:rPr>
                          <m:t>eq</m:t>
                        </m:r>
                      </m:sup>
                    </m:sSubSup>
                  </m:den>
                </m:f>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k</m:t>
                        </m:r>
                      </m:e>
                      <m:sub>
                        <m:r>
                          <w:rPr>
                            <w:rFonts w:ascii="Cambria Math" w:hAnsi="Cambria Math"/>
                            <w:sz w:val="22"/>
                          </w:rPr>
                          <m:t xml:space="preserve">(n-1)→n </m:t>
                        </m:r>
                      </m:sub>
                    </m:sSub>
                  </m:num>
                  <m:den>
                    <m:sSub>
                      <m:sSubPr>
                        <m:ctrlPr>
                          <w:rPr>
                            <w:rFonts w:ascii="Cambria Math" w:hAnsi="Cambria Math"/>
                            <w:i/>
                            <w:sz w:val="22"/>
                          </w:rPr>
                        </m:ctrlPr>
                      </m:sSubPr>
                      <m:e>
                        <m:r>
                          <w:rPr>
                            <w:rFonts w:ascii="Cambria Math" w:hAnsi="Cambria Math"/>
                            <w:sz w:val="22"/>
                          </w:rPr>
                          <m:t>k</m:t>
                        </m:r>
                      </m:e>
                      <m:sub>
                        <m:r>
                          <w:rPr>
                            <w:rFonts w:ascii="Cambria Math" w:hAnsi="Cambria Math"/>
                            <w:sz w:val="22"/>
                          </w:rPr>
                          <m:t>n→(n-1)</m:t>
                        </m:r>
                      </m:sub>
                    </m:sSub>
                  </m:den>
                </m:f>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n</m:t>
                        </m:r>
                      </m:sub>
                    </m:sSub>
                    <m:r>
                      <w:rPr>
                        <w:rFonts w:ascii="Cambria Math" w:hAnsi="Cambria Math"/>
                        <w:sz w:val="22"/>
                      </w:rPr>
                      <m:t>-</m:t>
                    </m:r>
                    <m:sSub>
                      <m:sSubPr>
                        <m:ctrlPr>
                          <w:rPr>
                            <w:rFonts w:ascii="Cambria Math" w:hAnsi="Cambria Math"/>
                            <w:i/>
                            <w:sz w:val="22"/>
                          </w:rPr>
                        </m:ctrlPr>
                      </m:sSubPr>
                      <m:e>
                        <m:r>
                          <w:rPr>
                            <w:rFonts w:ascii="Cambria Math" w:hAnsi="Cambria Math"/>
                            <w:sz w:val="22"/>
                          </w:rPr>
                          <m:t>E</m:t>
                        </m:r>
                      </m:e>
                      <m:sub>
                        <m:r>
                          <w:rPr>
                            <w:rFonts w:ascii="Cambria Math" w:hAnsi="Cambria Math"/>
                            <w:sz w:val="22"/>
                          </w:rPr>
                          <m:t>n-1</m:t>
                        </m:r>
                      </m:sub>
                    </m:sSub>
                    <m:r>
                      <w:rPr>
                        <w:rFonts w:ascii="Cambria Math" w:hAnsi="Cambria Math"/>
                        <w:sz w:val="22"/>
                      </w:rPr>
                      <m:t>)</m:t>
                    </m:r>
                  </m:sup>
                </m:sSup>
                <m:r>
                  <w:rPr>
                    <w:rFonts w:ascii="Cambria Math" w:hAnsi="Cambria Math"/>
                    <w:sz w:val="22"/>
                  </w:rPr>
                  <m:t xml:space="preserve"> </m:t>
                </m:r>
              </m:oMath>
            </m:oMathPara>
          </w:p>
        </w:tc>
        <w:tc>
          <w:tcPr>
            <w:tcW w:w="562" w:type="dxa"/>
          </w:tcPr>
          <w:p w14:paraId="47CD9A60" w14:textId="7595CFDA" w:rsidR="00E046B2" w:rsidRDefault="00E046B2" w:rsidP="00DC6209">
            <w:pPr>
              <w:jc w:val="right"/>
            </w:pPr>
            <w:bookmarkStart w:id="109" w:name="_Ref11094473"/>
            <w:r w:rsidRPr="00D35DB1">
              <w:t>(</w:t>
            </w:r>
            <w:fldSimple w:instr=" SEQ Equation \* ARABIC ">
              <w:r w:rsidR="00985334">
                <w:rPr>
                  <w:noProof/>
                </w:rPr>
                <w:t>16</w:t>
              </w:r>
            </w:fldSimple>
            <w:r>
              <w:t>)</w:t>
            </w:r>
            <w:bookmarkEnd w:id="109"/>
          </w:p>
        </w:tc>
      </w:tr>
    </w:tbl>
    <w:p w14:paraId="658FE51F" w14:textId="4A47F6F9" w:rsidR="00E046B2" w:rsidRPr="00F260A4" w:rsidRDefault="00E046B2" w:rsidP="00B97F5C">
      <w:pPr>
        <w:rPr>
          <w:sz w:val="2"/>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791"/>
        <w:gridCol w:w="562"/>
      </w:tblGrid>
      <w:tr w:rsidR="00E046B2" w14:paraId="0F9852C6" w14:textId="77777777" w:rsidTr="00F260A4">
        <w:tc>
          <w:tcPr>
            <w:tcW w:w="709" w:type="dxa"/>
          </w:tcPr>
          <w:p w14:paraId="3D4C1646" w14:textId="77777777" w:rsidR="00E046B2" w:rsidRDefault="00E046B2" w:rsidP="00DD21BA"/>
        </w:tc>
        <w:tc>
          <w:tcPr>
            <w:tcW w:w="7791" w:type="dxa"/>
          </w:tcPr>
          <w:p w14:paraId="2AFF5C50" w14:textId="3AF16B5F" w:rsidR="00E046B2" w:rsidRPr="00D35DB1" w:rsidRDefault="006203B1" w:rsidP="00DD21BA">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r>
                      <w:rPr>
                        <w:rFonts w:ascii="Cambria Math" w:hAnsi="Cambria Math"/>
                      </w:rPr>
                      <m:t>bound states</m:t>
                    </m:r>
                  </m:num>
                  <m:den>
                    <m:r>
                      <w:rPr>
                        <w:rFonts w:ascii="Cambria Math" w:hAnsi="Cambria Math"/>
                      </w:rPr>
                      <m:t>all states</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e>
                    </m:nary>
                  </m:num>
                  <m:den>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sol</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e>
                    </m:nary>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e>
                    </m:nary>
                  </m:num>
                  <m:den>
                    <m:sSup>
                      <m:sSupPr>
                        <m:ctrlPr>
                          <w:rPr>
                            <w:rFonts w:ascii="Cambria Math" w:hAnsi="Cambria Math"/>
                            <w:i/>
                          </w:rPr>
                        </m:ctrlPr>
                      </m:sSupPr>
                      <m:e>
                        <m:r>
                          <w:rPr>
                            <w:rFonts w:ascii="Cambria Math" w:hAnsi="Cambria Math"/>
                          </w:rPr>
                          <m:t>e</m:t>
                        </m:r>
                      </m:e>
                      <m:sup>
                        <m:r>
                          <w:rPr>
                            <w:rFonts w:ascii="Cambria Math" w:hAnsi="Cambria Math"/>
                          </w:rPr>
                          <m:t>-0</m:t>
                        </m:r>
                      </m:sup>
                    </m:sSup>
                    <m:r>
                      <w:rPr>
                        <w:rFonts w:ascii="Cambria Math" w:hAnsi="Cambria Math"/>
                      </w:rPr>
                      <m:t>+</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e>
                    </m:nary>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e>
                    </m:nary>
                  </m:num>
                  <m:den>
                    <m:r>
                      <w:rPr>
                        <w:rFonts w:ascii="Cambria Math" w:hAnsi="Cambria Math"/>
                      </w:rPr>
                      <m:t>1+</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e>
                    </m:nary>
                  </m:den>
                </m:f>
              </m:oMath>
            </m:oMathPara>
          </w:p>
        </w:tc>
        <w:tc>
          <w:tcPr>
            <w:tcW w:w="562" w:type="dxa"/>
          </w:tcPr>
          <w:p w14:paraId="21853D95" w14:textId="0FA1FF91" w:rsidR="00E046B2" w:rsidRDefault="00E046B2" w:rsidP="00DD21BA">
            <w:pPr>
              <w:jc w:val="right"/>
            </w:pPr>
            <w:r w:rsidRPr="00D35DB1">
              <w:t>(</w:t>
            </w:r>
            <w:fldSimple w:instr=" SEQ Equation \* ARABIC ">
              <w:r w:rsidR="00985334">
                <w:rPr>
                  <w:noProof/>
                </w:rPr>
                <w:t>17</w:t>
              </w:r>
            </w:fldSimple>
            <w:r>
              <w:t>)</w:t>
            </w:r>
          </w:p>
        </w:tc>
      </w:tr>
    </w:tbl>
    <w:p w14:paraId="4910C97C" w14:textId="3ACCDCD0" w:rsidR="004877CD" w:rsidRDefault="004877CD" w:rsidP="00F260A4">
      <w:pPr>
        <w:spacing w:before="240"/>
      </w:pPr>
      <w:commentRangeStart w:id="110"/>
      <w:r w:rsidRPr="00FD579D">
        <w:t>Since the rate from solution to PAM is dependent on the concentration</w:t>
      </w:r>
      <w:commentRangeEnd w:id="110"/>
      <w:r w:rsidR="007A6584">
        <w:rPr>
          <w:rStyle w:val="CommentReference"/>
        </w:rPr>
        <w:commentReference w:id="110"/>
      </w:r>
      <w:r w:rsidRPr="00FD579D">
        <w:t xml:space="preserve">, such that if you </w:t>
      </w:r>
      <w:commentRangeStart w:id="111"/>
      <w:r w:rsidRPr="00FD579D">
        <w:t>higher</w:t>
      </w:r>
      <w:commentRangeEnd w:id="111"/>
      <w:r w:rsidR="007F3B55">
        <w:rPr>
          <w:rStyle w:val="CommentReference"/>
        </w:rPr>
        <w:commentReference w:id="111"/>
      </w:r>
      <w:r w:rsidRPr="00FD579D">
        <w:t xml:space="preserve"> the concentration, the rate increases, we can state that </w:t>
      </w:r>
      <w:commentRangeStart w:id="112"/>
      <m:oMath>
        <m:sSub>
          <m:sSubPr>
            <m:ctrlPr>
              <w:rPr>
                <w:rFonts w:ascii="Cambria Math" w:hAnsi="Cambria Math"/>
                <w:i/>
              </w:rPr>
            </m:ctrlPr>
          </m:sSubPr>
          <m:e>
            <m:r>
              <w:rPr>
                <w:rFonts w:ascii="Cambria Math" w:hAnsi="Cambria Math"/>
              </w:rPr>
              <m:t>k</m:t>
            </m:r>
          </m:e>
          <m:sub>
            <m:r>
              <w:rPr>
                <w:rFonts w:ascii="Cambria Math" w:hAnsi="Cambria Math"/>
              </w:rPr>
              <m:t>sol→PAM</m:t>
            </m:r>
          </m:sub>
        </m:sSub>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w:commentRangeEnd w:id="112"/>
        <m:r>
          <m:rPr>
            <m:sty m:val="p"/>
          </m:rPr>
          <w:rPr>
            <w:rStyle w:val="CommentReference"/>
          </w:rPr>
          <w:commentReference w:id="112"/>
        </m:r>
      </m:oMath>
      <w:r w:rsidRPr="00FD579D">
        <w:t>.</w:t>
      </w:r>
      <w:r w:rsidR="00B84519" w:rsidRPr="00FD579D">
        <w:t xml:space="preserve"> </w:t>
      </w:r>
      <w:r w:rsidRPr="00FD579D">
        <w:t xml:space="preserve">Using this and  </w:t>
      </w:r>
      <w:r w:rsidR="00DD21BA">
        <w:t>e</w:t>
      </w:r>
      <w:r w:rsidRPr="00FD579D">
        <w:t xml:space="preserve">quation </w:t>
      </w:r>
      <w:r w:rsidR="00DD21BA">
        <w:fldChar w:fldCharType="begin"/>
      </w:r>
      <w:r w:rsidR="00DD21BA">
        <w:instrText xml:space="preserve"> REF _Ref11094473 \h </w:instrText>
      </w:r>
      <w:r w:rsidR="00DD21BA">
        <w:fldChar w:fldCharType="separate"/>
      </w:r>
      <w:r w:rsidR="00985334" w:rsidRPr="00D35DB1">
        <w:t>(</w:t>
      </w:r>
      <w:r w:rsidR="00985334">
        <w:rPr>
          <w:noProof/>
        </w:rPr>
        <w:t>16</w:t>
      </w:r>
      <w:r w:rsidR="00985334">
        <w:t>)</w:t>
      </w:r>
      <w:r w:rsidR="00DD21BA">
        <w:fldChar w:fldCharType="end"/>
      </w:r>
      <w:r w:rsidR="00B84519" w:rsidRPr="00FD579D">
        <w:t>,</w:t>
      </w:r>
      <w:r w:rsidR="006D5117" w:rsidRPr="00FD579D">
        <w:t xml:space="preserve"> </w:t>
      </w:r>
      <w:r w:rsidR="00B84519" w:rsidRPr="00FD579D">
        <w:t>w</w:t>
      </w:r>
      <w:r w:rsidR="006D5117" w:rsidRPr="00FD579D">
        <w:t xml:space="preserve">e get the following expression for the energy at state </w:t>
      </w:r>
      <w:r w:rsidR="00B84519" w:rsidRPr="00FD579D">
        <w:t xml:space="preserve">PAM for every concentration compared to the reference concentration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oMath>
      <w:r w:rsidR="00B84519" w:rsidRPr="00FD579D">
        <w:t xml:space="preserve"> </w:t>
      </w:r>
      <w:r w:rsidR="006D5117" w:rsidRPr="00FD5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14:paraId="0709EC93" w14:textId="77777777" w:rsidTr="00DC6209">
        <w:tc>
          <w:tcPr>
            <w:tcW w:w="2689" w:type="dxa"/>
          </w:tcPr>
          <w:p w14:paraId="6931193A" w14:textId="77777777" w:rsidR="00E046B2" w:rsidRDefault="00E046B2" w:rsidP="00DC6209"/>
        </w:tc>
        <w:tc>
          <w:tcPr>
            <w:tcW w:w="5811" w:type="dxa"/>
          </w:tcPr>
          <w:p w14:paraId="1BA1AD19" w14:textId="6D7FC1D8" w:rsidR="00E046B2" w:rsidRPr="00D35DB1" w:rsidRDefault="006203B1" w:rsidP="00DC6209">
            <w:pPr>
              <w:jc w:val="left"/>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PAM</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PAM</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tc>
        <w:tc>
          <w:tcPr>
            <w:tcW w:w="562" w:type="dxa"/>
          </w:tcPr>
          <w:p w14:paraId="247A688F" w14:textId="6AB929CC" w:rsidR="00E046B2" w:rsidRDefault="00E046B2" w:rsidP="00DC6209">
            <w:pPr>
              <w:jc w:val="right"/>
            </w:pPr>
            <w:r w:rsidRPr="00D35DB1">
              <w:t>(</w:t>
            </w:r>
            <w:fldSimple w:instr=" SEQ Equation \* ARABIC ">
              <w:r w:rsidR="00985334">
                <w:rPr>
                  <w:noProof/>
                </w:rPr>
                <w:t>18</w:t>
              </w:r>
            </w:fldSimple>
            <w:r>
              <w:t>)</w:t>
            </w:r>
          </w:p>
        </w:tc>
      </w:tr>
    </w:tbl>
    <w:p w14:paraId="73DC6B2F" w14:textId="3C7BEA61" w:rsidR="00B84519" w:rsidRDefault="00B84519" w:rsidP="00F260A4">
      <w:pPr>
        <w:spacing w:before="240"/>
      </w:pPr>
      <w:r w:rsidRPr="00FD579D">
        <w:t xml:space="preserve">Generalising gives the following expression for the energy at any given state 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E046B2" w14:paraId="4D211DAB" w14:textId="77777777" w:rsidTr="00DC6209">
        <w:tc>
          <w:tcPr>
            <w:tcW w:w="2689" w:type="dxa"/>
          </w:tcPr>
          <w:p w14:paraId="1A6DF9AD" w14:textId="77777777" w:rsidR="00E046B2" w:rsidRDefault="00E046B2" w:rsidP="00DC6209"/>
        </w:tc>
        <w:tc>
          <w:tcPr>
            <w:tcW w:w="5811" w:type="dxa"/>
          </w:tcPr>
          <w:p w14:paraId="08101853" w14:textId="65850776" w:rsidR="00E046B2" w:rsidRPr="00D35DB1" w:rsidRDefault="006203B1" w:rsidP="00DC6209">
            <w:pPr>
              <w:jc w:val="left"/>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e>
                </m:nary>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tc>
        <w:tc>
          <w:tcPr>
            <w:tcW w:w="562" w:type="dxa"/>
          </w:tcPr>
          <w:p w14:paraId="6C81DDA6" w14:textId="3F600C99" w:rsidR="00E046B2" w:rsidRDefault="00E046B2" w:rsidP="00DC6209">
            <w:pPr>
              <w:jc w:val="right"/>
            </w:pPr>
            <w:r w:rsidRPr="00D35DB1">
              <w:t>(</w:t>
            </w:r>
            <w:fldSimple w:instr=" SEQ Equation \* ARABIC ">
              <w:r w:rsidR="00985334">
                <w:rPr>
                  <w:noProof/>
                </w:rPr>
                <w:t>19</w:t>
              </w:r>
            </w:fldSimple>
            <w:r>
              <w:t>)</w:t>
            </w:r>
          </w:p>
        </w:tc>
      </w:tr>
    </w:tbl>
    <w:p w14:paraId="38D65770" w14:textId="5AAFAF3C" w:rsidR="00413374" w:rsidRDefault="00B84519" w:rsidP="00F260A4">
      <w:pPr>
        <w:spacing w:before="240"/>
      </w:pPr>
      <w:r w:rsidRPr="00FD579D">
        <w:t xml:space="preserve">Plugging this back into our equation for </w:t>
      </w:r>
      <m:oMath>
        <m:sSub>
          <m:sSubPr>
            <m:ctrlPr>
              <w:rPr>
                <w:rFonts w:ascii="Cambria Math" w:hAnsi="Cambria Math"/>
                <w:i/>
              </w:rPr>
            </m:ctrlPr>
          </m:sSubPr>
          <m:e>
            <m:r>
              <w:rPr>
                <w:rFonts w:ascii="Cambria Math" w:hAnsi="Cambria Math"/>
              </w:rPr>
              <m:t>p</m:t>
            </m:r>
          </m:e>
          <m:sub>
            <m:r>
              <w:rPr>
                <w:rFonts w:ascii="Cambria Math" w:hAnsi="Cambria Math"/>
              </w:rPr>
              <m:t>bnd</m:t>
            </m:r>
          </m:sub>
        </m:sSub>
      </m:oMath>
      <w:r w:rsidRPr="00FD579D">
        <w:t xml:space="preserve"> and rewriting gives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D21BA" w14:paraId="2ACF8ECD" w14:textId="77777777" w:rsidTr="00DC6209">
        <w:tc>
          <w:tcPr>
            <w:tcW w:w="2689" w:type="dxa"/>
          </w:tcPr>
          <w:p w14:paraId="2DC20B9B" w14:textId="77777777" w:rsidR="00DD21BA" w:rsidRDefault="00DD21BA" w:rsidP="00DC6209"/>
        </w:tc>
        <w:tc>
          <w:tcPr>
            <w:tcW w:w="5811" w:type="dxa"/>
          </w:tcPr>
          <w:p w14:paraId="084408D0" w14:textId="01655A20" w:rsidR="00DD21BA" w:rsidRPr="00D35DB1" w:rsidRDefault="006203B1" w:rsidP="00DC6209">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sup>
                        </m:sSup>
                      </m:e>
                    </m:nary>
                  </m:num>
                  <m:den>
                    <m:r>
                      <w:rPr>
                        <w:rFonts w:ascii="Cambria Math" w:hAnsi="Cambria Math"/>
                      </w:rPr>
                      <m:t>1+</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sup>
                        </m:sSup>
                      </m:e>
                    </m:nary>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0</m:t>
                            </m:r>
                          </m:sub>
                        </m:sSub>
                      </m:den>
                    </m:f>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sup>
                            </m:sSup>
                          </m:e>
                        </m:nary>
                      </m:den>
                    </m:f>
                    <m:r>
                      <w:rPr>
                        <w:rFonts w:ascii="Cambria Math" w:hAnsi="Cambria Math"/>
                      </w:rPr>
                      <m:t>+1</m:t>
                    </m:r>
                  </m:den>
                </m:f>
              </m:oMath>
            </m:oMathPara>
          </w:p>
        </w:tc>
        <w:tc>
          <w:tcPr>
            <w:tcW w:w="562" w:type="dxa"/>
          </w:tcPr>
          <w:p w14:paraId="3512BC53" w14:textId="32971663" w:rsidR="00DD21BA" w:rsidRDefault="00DD21BA" w:rsidP="00DC6209">
            <w:pPr>
              <w:jc w:val="right"/>
            </w:pPr>
            <w:r w:rsidRPr="00D35DB1">
              <w:t>(</w:t>
            </w:r>
            <w:fldSimple w:instr=" SEQ Equation \* ARABIC ">
              <w:r w:rsidR="00985334">
                <w:rPr>
                  <w:noProof/>
                </w:rPr>
                <w:t>20</w:t>
              </w:r>
            </w:fldSimple>
            <w:r>
              <w:t>)</w:t>
            </w:r>
          </w:p>
        </w:tc>
      </w:tr>
    </w:tbl>
    <w:p w14:paraId="627AE20E" w14:textId="52E9B853" w:rsidR="00C66E83" w:rsidRPr="00FD579D" w:rsidRDefault="00CF00D3" w:rsidP="00DD21BA">
      <w:pPr>
        <w:spacing w:before="240"/>
      </w:pPr>
      <w:r w:rsidRPr="00FD579D">
        <w:t>H</w:t>
      </w:r>
      <w:r w:rsidR="001714F5" w:rsidRPr="00FD579D">
        <w:t>ere we take</w:t>
      </w:r>
      <w:r w:rsidR="00C66E83" w:rsidRPr="00FD579D">
        <w:t>:</w:t>
      </w:r>
    </w:p>
    <w:p w14:paraId="43F46A98" w14:textId="1C7C7118" w:rsidR="00C66E83" w:rsidRDefault="006203B1" w:rsidP="00C66E83">
      <w:pPr>
        <w:pStyle w:val="ListParagraph"/>
        <w:numPr>
          <w:ilvl w:val="0"/>
          <w:numId w:val="5"/>
        </w:numPr>
      </w:pP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=c</m:t>
        </m:r>
      </m:oMath>
      <w:r w:rsidR="001714F5" w:rsidRPr="00FD579D">
        <w:t xml:space="preserve"> since our reference concentration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1714F5" w:rsidRPr="00FD579D">
        <w:t xml:space="preserve"> in the experiments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283"/>
        <w:gridCol w:w="7088"/>
        <w:gridCol w:w="850"/>
      </w:tblGrid>
      <w:tr w:rsidR="007C32E9" w14:paraId="27CEAD57" w14:textId="77777777" w:rsidTr="00556766">
        <w:tc>
          <w:tcPr>
            <w:tcW w:w="993" w:type="dxa"/>
          </w:tcPr>
          <w:p w14:paraId="69359024" w14:textId="77777777" w:rsidR="007C32E9" w:rsidRDefault="007C32E9" w:rsidP="007C32E9">
            <w:pPr>
              <w:pStyle w:val="ListParagraph"/>
              <w:numPr>
                <w:ilvl w:val="0"/>
                <w:numId w:val="5"/>
              </w:numPr>
              <w:jc w:val="right"/>
            </w:pPr>
          </w:p>
        </w:tc>
        <w:tc>
          <w:tcPr>
            <w:tcW w:w="283" w:type="dxa"/>
          </w:tcPr>
          <w:p w14:paraId="394FDEE2" w14:textId="77777777" w:rsidR="007C32E9" w:rsidRDefault="007C32E9" w:rsidP="00DC6209">
            <w:pPr>
              <w:jc w:val="left"/>
              <w:rPr>
                <w:rFonts w:ascii="Calibri Light" w:eastAsia="Calibri Light" w:hAnsi="Calibri Light" w:cs="Times New Roman"/>
              </w:rPr>
            </w:pPr>
          </w:p>
        </w:tc>
        <w:tc>
          <w:tcPr>
            <w:tcW w:w="7088" w:type="dxa"/>
          </w:tcPr>
          <w:p w14:paraId="46E7ADCA" w14:textId="48D1F6B8" w:rsidR="007C32E9" w:rsidRPr="00D35DB1" w:rsidRDefault="006203B1" w:rsidP="00DC6209">
            <w:pPr>
              <w:jc w:val="left"/>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sup>
                        </m:sSup>
                      </m:e>
                    </m:nary>
                  </m:den>
                </m:f>
              </m:oMath>
            </m:oMathPara>
          </w:p>
        </w:tc>
        <w:tc>
          <w:tcPr>
            <w:tcW w:w="850" w:type="dxa"/>
          </w:tcPr>
          <w:p w14:paraId="4102E9C3" w14:textId="475EBECC" w:rsidR="007C32E9" w:rsidRDefault="00556766" w:rsidP="00556766">
            <w:pPr>
              <w:jc w:val="right"/>
            </w:pPr>
            <w:r>
              <w:br/>
            </w:r>
            <w:bookmarkStart w:id="113" w:name="_Ref11095987"/>
            <w:r w:rsidR="007C32E9" w:rsidRPr="00D35DB1">
              <w:t>(</w:t>
            </w:r>
            <w:fldSimple w:instr=" SEQ Equation \* ARABIC ">
              <w:r w:rsidR="00985334">
                <w:rPr>
                  <w:noProof/>
                </w:rPr>
                <w:t>21</w:t>
              </w:r>
            </w:fldSimple>
            <w:r w:rsidR="007C32E9">
              <w:t>)</w:t>
            </w:r>
            <w:bookmarkEnd w:id="113"/>
          </w:p>
        </w:tc>
      </w:tr>
    </w:tbl>
    <w:p w14:paraId="4F0863F9" w14:textId="77A60F5C" w:rsidR="00C66E83" w:rsidRDefault="00C66E83" w:rsidP="00556766">
      <w:pPr>
        <w:spacing w:before="240"/>
      </w:pPr>
      <w:r w:rsidRPr="00FD579D">
        <w:t>Which leaves us with the Hill-equation: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D21BA" w14:paraId="34714F6D" w14:textId="77777777" w:rsidTr="00DC6209">
        <w:tc>
          <w:tcPr>
            <w:tcW w:w="2689" w:type="dxa"/>
          </w:tcPr>
          <w:p w14:paraId="2525862C" w14:textId="77777777" w:rsidR="00DD21BA" w:rsidRDefault="00DD21BA" w:rsidP="00DC6209"/>
        </w:tc>
        <w:tc>
          <w:tcPr>
            <w:tcW w:w="5811" w:type="dxa"/>
          </w:tcPr>
          <w:p w14:paraId="2B991183" w14:textId="2FC6365A" w:rsidR="00DD21BA" w:rsidRPr="00D35DB1" w:rsidRDefault="006203B1" w:rsidP="00DC6209">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c</m:t>
                        </m:r>
                      </m:den>
                    </m:f>
                  </m:den>
                </m:f>
              </m:oMath>
            </m:oMathPara>
          </w:p>
        </w:tc>
        <w:tc>
          <w:tcPr>
            <w:tcW w:w="562" w:type="dxa"/>
          </w:tcPr>
          <w:p w14:paraId="2A41AC07" w14:textId="517DECFF" w:rsidR="00DD21BA" w:rsidRDefault="00DD21BA" w:rsidP="00DC6209">
            <w:pPr>
              <w:jc w:val="right"/>
            </w:pPr>
            <w:r w:rsidRPr="00D35DB1">
              <w:t>(</w:t>
            </w:r>
            <w:fldSimple w:instr=" SEQ Equation \* ARABIC ">
              <w:r w:rsidR="00985334">
                <w:rPr>
                  <w:noProof/>
                </w:rPr>
                <w:t>22</w:t>
              </w:r>
            </w:fldSimple>
            <w:r>
              <w:t>)</w:t>
            </w:r>
          </w:p>
        </w:tc>
      </w:tr>
    </w:tbl>
    <w:p w14:paraId="14F35B40" w14:textId="77777777" w:rsidR="001208D5" w:rsidRDefault="001208D5" w:rsidP="001208D5">
      <w:pPr>
        <w:pStyle w:val="Heading1"/>
        <w:numPr>
          <w:ilvl w:val="0"/>
          <w:numId w:val="0"/>
        </w:numPr>
        <w:rPr>
          <w:highlight w:val="lightGray"/>
        </w:rPr>
      </w:pPr>
      <w:bookmarkStart w:id="114" w:name="_Toc11083553"/>
    </w:p>
    <w:p w14:paraId="421D7626" w14:textId="77777777" w:rsidR="001208D5" w:rsidRDefault="001208D5">
      <w:pPr>
        <w:rPr>
          <w:smallCaps/>
          <w:spacing w:val="5"/>
          <w:sz w:val="32"/>
          <w:szCs w:val="32"/>
          <w:highlight w:val="lightGray"/>
        </w:rPr>
      </w:pPr>
      <w:r>
        <w:rPr>
          <w:highlight w:val="lightGray"/>
        </w:rPr>
        <w:br w:type="page"/>
      </w:r>
    </w:p>
    <w:p w14:paraId="5823948C" w14:textId="57005082" w:rsidR="00287719" w:rsidRPr="00FD579D" w:rsidRDefault="00287719" w:rsidP="00EE6EA9">
      <w:pPr>
        <w:pStyle w:val="Heading1"/>
      </w:pPr>
      <w:bookmarkStart w:id="115" w:name="_Toc11673088"/>
      <w:r w:rsidRPr="00EE6EA9">
        <w:lastRenderedPageBreak/>
        <w:t>Boyle</w:t>
      </w:r>
      <w:r w:rsidRPr="00FD579D">
        <w:t xml:space="preserve"> et al.:</w:t>
      </w:r>
      <w:bookmarkEnd w:id="114"/>
      <w:bookmarkEnd w:id="115"/>
    </w:p>
    <w:p w14:paraId="6806A330" w14:textId="211B31F4" w:rsidR="00287719" w:rsidRPr="00FD579D" w:rsidDel="0047554B" w:rsidRDefault="00C612F7" w:rsidP="00287719">
      <w:pPr>
        <w:rPr>
          <w:del w:id="116" w:author="Misha Klein" w:date="2019-06-17T19:39:00Z"/>
        </w:rPr>
      </w:pPr>
      <w:r w:rsidRPr="00FD579D">
        <w:t xml:space="preserve">To show the difference with the experiment of </w:t>
      </w:r>
      <w:r w:rsidR="00287719" w:rsidRPr="00FD579D">
        <w:t xml:space="preserve">Boyle et al. </w:t>
      </w:r>
      <w:r w:rsidR="00287719" w:rsidRPr="00FD579D">
        <w:fldChar w:fldCharType="begin" w:fldLock="1"/>
      </w:r>
      <w:r w:rsidR="00B10E86">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[24]","plainTextFormattedCitation":"[24]","previouslyFormattedCitation":"[24]"},"properties":{"noteIndex":0},"schema":"https://github.com/citation-style-language/schema/raw/master/csl-citation.json"}</w:instrText>
      </w:r>
      <w:r w:rsidR="00287719" w:rsidRPr="00FD579D">
        <w:fldChar w:fldCharType="separate"/>
      </w:r>
      <w:r w:rsidR="00FF0C42" w:rsidRPr="00FF0C42">
        <w:rPr>
          <w:noProof/>
        </w:rPr>
        <w:t>[24]</w:t>
      </w:r>
      <w:r w:rsidR="00287719" w:rsidRPr="00FD579D">
        <w:fldChar w:fldCharType="end"/>
      </w:r>
      <w:r w:rsidRPr="00FD579D">
        <w:t xml:space="preserve"> we will also take a short look at their experiment and data processing. Boyle et al. </w:t>
      </w:r>
      <w:commentRangeStart w:id="117"/>
      <w:r w:rsidR="00287719" w:rsidRPr="00FD579D">
        <w:t>used a</w:t>
      </w:r>
      <w:r w:rsidR="002E5DD7" w:rsidRPr="00FD579D">
        <w:t xml:space="preserve"> different</w:t>
      </w:r>
      <w:r w:rsidR="00287719" w:rsidRPr="00FD579D">
        <w:t xml:space="preserve"> high-throughput sequencing flow cell for</w:t>
      </w:r>
      <w:r w:rsidR="002E5DD7" w:rsidRPr="00FD579D">
        <w:t xml:space="preserve"> </w:t>
      </w:r>
      <w:r w:rsidR="00287719" w:rsidRPr="00FD579D">
        <w:t xml:space="preserve">their </w:t>
      </w:r>
      <w:r w:rsidR="002E5DD7" w:rsidRPr="00FD579D">
        <w:t>experiment, but they did in principle the same</w:t>
      </w:r>
      <w:r w:rsidR="001E44A8" w:rsidRPr="00FD579D">
        <w:t xml:space="preserve"> with the same library of DNA strands</w:t>
      </w:r>
      <w:commentRangeEnd w:id="117"/>
      <w:r w:rsidR="0047554B">
        <w:rPr>
          <w:rStyle w:val="CommentReference"/>
        </w:rPr>
        <w:commentReference w:id="117"/>
      </w:r>
      <w:r w:rsidR="001E44A8" w:rsidRPr="00FD579D">
        <w:t xml:space="preserve">. </w:t>
      </w:r>
      <w:r w:rsidR="001208D5">
        <w:t>The difference is that</w:t>
      </w:r>
      <w:r w:rsidR="002E5DD7" w:rsidRPr="00FD579D">
        <w:t xml:space="preserve"> they </w:t>
      </w:r>
      <w:r w:rsidR="00287719" w:rsidRPr="00FD579D">
        <w:t>measured the fluorescence for every strand at 3 different timepoints (500 s,1000 s, 1500 s) at a fixed concentration of 10 nM</w:t>
      </w:r>
      <w:r w:rsidR="009E10C5">
        <w:t xml:space="preserve"> of Cas9</w:t>
      </w:r>
      <w:r w:rsidR="00287719" w:rsidRPr="00FD579D">
        <w:t xml:space="preserve">. </w:t>
      </w:r>
      <w:commentRangeStart w:id="118"/>
      <w:r w:rsidR="00287719" w:rsidRPr="00FD579D">
        <w:t xml:space="preserve">The fluorescence intensity for the on-target </w:t>
      </w:r>
      <w:r w:rsidR="002E5DD7" w:rsidRPr="00FD579D">
        <w:t xml:space="preserve">was measured </w:t>
      </w:r>
      <w:r w:rsidR="00287719" w:rsidRPr="00FD579D">
        <w:t>after 12 hours</w:t>
      </w:r>
      <w:r w:rsidR="001E44A8" w:rsidRPr="00FD579D">
        <w:t>, to be sure that equilibrium was reached.</w:t>
      </w:r>
      <w:r w:rsidR="00287719" w:rsidRPr="00FD579D">
        <w:t xml:space="preserve"> </w:t>
      </w:r>
      <w:commentRangeEnd w:id="118"/>
      <w:r w:rsidR="0047554B">
        <w:rPr>
          <w:rStyle w:val="CommentReference"/>
        </w:rPr>
        <w:commentReference w:id="118"/>
      </w:r>
    </w:p>
    <w:p w14:paraId="61AF4A98" w14:textId="6FCA0F7F" w:rsidR="00287719" w:rsidRPr="00FD579D" w:rsidRDefault="00CF00D3" w:rsidP="00287719">
      <w:r w:rsidRPr="0047554B">
        <w:rPr>
          <w:strike/>
          <w:rPrChange w:id="119" w:author="Misha Klein" w:date="2019-06-17T19:39:00Z">
            <w:rPr/>
          </w:rPrChange>
        </w:rPr>
        <w:t>Since the data they obtained from their experiment was different, their data processing differs as well</w:t>
      </w:r>
      <w:r w:rsidR="00C612F7" w:rsidRPr="0047554B">
        <w:rPr>
          <w:strike/>
          <w:rPrChange w:id="120" w:author="Misha Klein" w:date="2019-06-17T19:39:00Z">
            <w:rPr/>
          </w:rPrChange>
        </w:rPr>
        <w:t>.</w:t>
      </w:r>
      <w:r w:rsidRPr="00FD579D">
        <w:t xml:space="preserve"> </w:t>
      </w:r>
      <w:r w:rsidR="00287719" w:rsidRPr="00FD579D">
        <w:t xml:space="preserve">To obtain the effective on- and off-rates, a straight line was fitted through the occupancy over time and forced to go through origin. </w:t>
      </w:r>
      <w:commentRangeStart w:id="121"/>
      <w:r w:rsidR="00287719" w:rsidRPr="0047554B">
        <w:rPr>
          <w:strike/>
          <w:rPrChange w:id="122" w:author="Misha Klein" w:date="2019-06-17T19:41:00Z">
            <w:rPr/>
          </w:rPrChange>
        </w:rPr>
        <w:t xml:space="preserve">For the on-rate, they measured fluorescence at 3 timepoints directly after adding the RNP complexes to the flow cell. </w:t>
      </w:r>
      <w:commentRangeEnd w:id="121"/>
      <w:r w:rsidR="0047554B" w:rsidRPr="0047554B">
        <w:rPr>
          <w:rStyle w:val="CommentReference"/>
          <w:strike/>
          <w:rPrChange w:id="123" w:author="Misha Klein" w:date="2019-06-17T19:41:00Z">
            <w:rPr>
              <w:rStyle w:val="CommentReference"/>
            </w:rPr>
          </w:rPrChange>
        </w:rPr>
        <w:commentReference w:id="121"/>
      </w:r>
      <w:commentRangeStart w:id="124"/>
      <w:r w:rsidR="00287719" w:rsidRPr="00FD579D">
        <w:t>This florescent signal was after the experiment converted into the occupancy</w:t>
      </w:r>
      <w:r w:rsidR="001E44A8" w:rsidRPr="00FD579D">
        <w:t xml:space="preserve"> in the same way as was explained for Finkelstein et al.</w:t>
      </w:r>
      <w:r w:rsidRPr="00FD579D">
        <w:t xml:space="preserve"> (eq</w:t>
      </w:r>
      <w:r w:rsidR="001208D5">
        <w:t>uation</w:t>
      </w:r>
      <w:r w:rsidRPr="00FD579D">
        <w:t xml:space="preserve"> </w:t>
      </w:r>
      <w:r w:rsidR="001208D5">
        <w:fldChar w:fldCharType="begin"/>
      </w:r>
      <w:r w:rsidR="001208D5">
        <w:instrText xml:space="preserve"> REF _Ref11094064 \h </w:instrText>
      </w:r>
      <w:r w:rsidR="001208D5">
        <w:fldChar w:fldCharType="separate"/>
      </w:r>
      <w:r w:rsidR="00985334" w:rsidRPr="00D35DB1">
        <w:t>(</w:t>
      </w:r>
      <w:r w:rsidR="00985334">
        <w:rPr>
          <w:noProof/>
        </w:rPr>
        <w:t>13</w:t>
      </w:r>
      <w:r w:rsidR="00985334">
        <w:t>)</w:t>
      </w:r>
      <w:r w:rsidR="001208D5">
        <w:fldChar w:fldCharType="end"/>
      </w:r>
      <w:r w:rsidRPr="00FD579D">
        <w:t>)</w:t>
      </w:r>
      <w:r w:rsidR="00C16253" w:rsidRPr="00FD579D">
        <w:t>.</w:t>
      </w:r>
      <w:r w:rsidR="001E44A8" w:rsidRPr="00FD579D">
        <w:t xml:space="preserve"> </w:t>
      </w:r>
      <w:commentRangeEnd w:id="124"/>
      <w:r w:rsidR="0047554B">
        <w:rPr>
          <w:rStyle w:val="CommentReference"/>
        </w:rPr>
        <w:commentReference w:id="124"/>
      </w:r>
      <w:r w:rsidR="001E44A8" w:rsidRPr="00FD579D">
        <w:t>This</w:t>
      </w:r>
      <w:r w:rsidR="00287719" w:rsidRPr="00FD579D">
        <w:t xml:space="preserve"> increases linear in the beginning, but then will start to follow an exponential that gradually flattens out to reach equilibrium. The 3 measured timepoints are </w:t>
      </w:r>
      <w:r w:rsidRPr="00FD579D">
        <w:t xml:space="preserve">assumed to </w:t>
      </w:r>
      <w:r w:rsidR="00287719" w:rsidRPr="00FD579D">
        <w:t>still</w:t>
      </w:r>
      <w:r w:rsidRPr="00FD579D">
        <w:t xml:space="preserve"> be</w:t>
      </w:r>
      <w:r w:rsidR="00287719" w:rsidRPr="00FD579D">
        <w:t xml:space="preserve"> </w:t>
      </w:r>
      <w:commentRangeStart w:id="125"/>
      <w:r w:rsidR="00287719" w:rsidRPr="00FD579D">
        <w:t xml:space="preserve">in the linear domain </w:t>
      </w:r>
      <w:commentRangeEnd w:id="125"/>
      <w:r w:rsidR="002A4382">
        <w:rPr>
          <w:rStyle w:val="CommentReference"/>
        </w:rPr>
        <w:commentReference w:id="125"/>
      </w:r>
      <w:r w:rsidR="00287719" w:rsidRPr="00FD579D">
        <w:t>and therefore reflect the on-rate.</w:t>
      </w:r>
      <w:r w:rsidR="007D3EFB" w:rsidRPr="00FD579D">
        <w:t xml:space="preserve"> (Note that th</w:t>
      </w:r>
      <w:r w:rsidR="001208D5">
        <w:t>eir measured</w:t>
      </w:r>
      <w:r w:rsidR="007D3EFB" w:rsidRPr="00FD579D">
        <w:t xml:space="preserve"> effective on-rate is not the same as our rate from solution to PAM, it is the change in the occupancy.)</w:t>
      </w:r>
      <w:r w:rsidR="00287719" w:rsidRPr="00FD579D">
        <w:t xml:space="preserve"> </w:t>
      </w:r>
      <w:commentRangeStart w:id="126"/>
      <w:r w:rsidR="00287719" w:rsidRPr="00FD579D">
        <w:t>To measure the off-rate, they</w:t>
      </w:r>
      <w:r w:rsidR="00C612F7" w:rsidRPr="00FD579D">
        <w:t xml:space="preserve"> first</w:t>
      </w:r>
      <w:r w:rsidR="00287719" w:rsidRPr="00FD579D">
        <w:t xml:space="preserve"> incubated the flow cell 12 h overnight, to be sure that equilibrium was reached. Then they washed the flow cell with a dCas9-free buffer and measured again at 3 timepoints with 500 s in between. Here you see the same phenomena occurring</w:t>
      </w:r>
      <w:r w:rsidR="00C16253" w:rsidRPr="00FD579D">
        <w:t xml:space="preserve">, </w:t>
      </w:r>
      <w:r w:rsidRPr="00FD579D">
        <w:t>due to which</w:t>
      </w:r>
      <w:r w:rsidR="00C16253" w:rsidRPr="00FD579D">
        <w:t xml:space="preserve"> </w:t>
      </w:r>
      <w:r w:rsidR="00287719" w:rsidRPr="00FD579D">
        <w:t>fitting the straight line gives the off-rate.</w:t>
      </w:r>
      <w:commentRangeEnd w:id="126"/>
      <w:r w:rsidR="0047554B">
        <w:rPr>
          <w:rStyle w:val="CommentReference"/>
        </w:rPr>
        <w:commentReference w:id="126"/>
      </w:r>
      <w:r w:rsidR="00287719" w:rsidRPr="00FD579D">
        <w:t xml:space="preserve"> </w:t>
      </w:r>
    </w:p>
    <w:p w14:paraId="7CAC8252" w14:textId="772AC896" w:rsidR="00287719" w:rsidRPr="00FD579D" w:rsidRDefault="00287719" w:rsidP="00287719">
      <w:r w:rsidRPr="00FD579D">
        <w:t xml:space="preserve">In short, the datasets from the experiments from Boyle et al. </w:t>
      </w:r>
      <w:r w:rsidRPr="00FD579D">
        <w:fldChar w:fldCharType="begin" w:fldLock="1"/>
      </w:r>
      <w:r w:rsidR="00B10E86">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[24]","plainTextFormattedCitation":"[24]","previouslyFormattedCitation":"[24]"},"properties":{"noteIndex":0},"schema":"https://github.com/citation-style-language/schema/raw/master/csl-citation.json"}</w:instrText>
      </w:r>
      <w:r w:rsidRPr="00FD579D">
        <w:fldChar w:fldCharType="separate"/>
      </w:r>
      <w:r w:rsidR="00FF0C42" w:rsidRPr="00FF0C42">
        <w:rPr>
          <w:noProof/>
        </w:rPr>
        <w:t>[24]</w:t>
      </w:r>
      <w:r w:rsidRPr="00FD579D">
        <w:fldChar w:fldCharType="end"/>
      </w:r>
      <w:r w:rsidRPr="00FD579D">
        <w:t xml:space="preserve"> contained </w:t>
      </w:r>
      <w:commentRangeStart w:id="127"/>
      <w:r w:rsidRPr="00FD579D">
        <w:t>the occupancy, on-rate and off-rate of dCas9</w:t>
      </w:r>
      <w:commentRangeEnd w:id="127"/>
      <w:r w:rsidR="002A4382">
        <w:rPr>
          <w:rStyle w:val="CommentReference"/>
        </w:rPr>
        <w:commentReference w:id="127"/>
      </w:r>
      <w:r w:rsidRPr="00FD579D">
        <w:t>. But we should think of the following notions about the assumptions they used:</w:t>
      </w:r>
    </w:p>
    <w:p w14:paraId="011080B3" w14:textId="323DC020" w:rsidR="00287719" w:rsidRPr="00FD579D" w:rsidRDefault="00287719" w:rsidP="00287719">
      <w:pPr>
        <w:pStyle w:val="ListParagraph"/>
        <w:numPr>
          <w:ilvl w:val="0"/>
          <w:numId w:val="4"/>
        </w:numPr>
      </w:pPr>
      <w:r w:rsidRPr="00FD579D">
        <w:t xml:space="preserve">On- and off-rate: dCas9 strand invasion behaviour is not expected to obey </w:t>
      </w:r>
      <w:commentRangeStart w:id="128"/>
      <w:r w:rsidRPr="00FD579D">
        <w:t xml:space="preserve">a simple two-state binding dynamics (which </w:t>
      </w:r>
      <w:del w:id="129" w:author="Misha Klein" w:date="2019-06-17T19:50:00Z">
        <w:r w:rsidRPr="00FD579D" w:rsidDel="002A4382">
          <w:delText xml:space="preserve">justifies </w:delText>
        </w:r>
      </w:del>
      <w:ins w:id="130" w:author="Misha Klein" w:date="2019-06-17T19:50:00Z">
        <w:r w:rsidR="002A4382">
          <w:t>underlines</w:t>
        </w:r>
        <w:r w:rsidR="002A4382" w:rsidRPr="00FD579D">
          <w:t xml:space="preserve"> </w:t>
        </w:r>
      </w:ins>
      <w:r w:rsidRPr="00FD579D">
        <w:t>the use of linearization</w:t>
      </w:r>
      <w:commentRangeEnd w:id="128"/>
      <w:r w:rsidR="002A4382">
        <w:rPr>
          <w:rStyle w:val="CommentReference"/>
        </w:rPr>
        <w:commentReference w:id="128"/>
      </w:r>
      <w:ins w:id="131" w:author="Misha Klein" w:date="2019-06-17T19:50:00Z">
        <w:r w:rsidR="002A4382">
          <w:t xml:space="preserve"> to get (effective) association rates</w:t>
        </w:r>
      </w:ins>
      <w:r w:rsidRPr="00FD579D">
        <w:t xml:space="preserve">), </w:t>
      </w:r>
      <w:commentRangeStart w:id="132"/>
      <w:r w:rsidRPr="00FD579D">
        <w:t xml:space="preserve">since they would also get influenced by the amount and positions of the mismatches. Earlier mismatches would result in a higher off-rate or an lower on-rate. </w:t>
      </w:r>
      <w:commentRangeEnd w:id="132"/>
      <w:r w:rsidR="002A4382">
        <w:rPr>
          <w:rStyle w:val="CommentReference"/>
        </w:rPr>
        <w:commentReference w:id="132"/>
      </w:r>
    </w:p>
    <w:p w14:paraId="7125FEB5" w14:textId="11C98B5A" w:rsidR="00287719" w:rsidRDefault="00287719" w:rsidP="00287719">
      <w:pPr>
        <w:pStyle w:val="ListParagraph"/>
        <w:numPr>
          <w:ilvl w:val="0"/>
          <w:numId w:val="4"/>
        </w:numPr>
        <w:rPr>
          <w:ins w:id="133" w:author="Misha Klein" w:date="2019-06-17T19:49:00Z"/>
        </w:rPr>
      </w:pPr>
      <w:commentRangeStart w:id="134"/>
      <w:r w:rsidRPr="00FD579D">
        <w:t>It is assumed that equilibrium is reached after 12 hours. Really justifying this assumption is not possible, but it sounds reasonable</w:t>
      </w:r>
      <w:r w:rsidR="00C16253" w:rsidRPr="00FD579D">
        <w:t xml:space="preserve">. 12 hours should at least be enough to go through all the binding states, because otherwise it would mean that a bacteria cannot defend itself within 12 hours against a virus. </w:t>
      </w:r>
      <w:commentRangeEnd w:id="134"/>
      <w:r w:rsidR="002A4382">
        <w:rPr>
          <w:rStyle w:val="CommentReference"/>
        </w:rPr>
        <w:commentReference w:id="134"/>
      </w:r>
    </w:p>
    <w:p w14:paraId="00A69C64" w14:textId="7EC0E687" w:rsidR="002A4382" w:rsidRPr="00FD579D" w:rsidRDefault="002A4382" w:rsidP="00287719">
      <w:pPr>
        <w:pStyle w:val="ListParagraph"/>
        <w:numPr>
          <w:ilvl w:val="0"/>
          <w:numId w:val="4"/>
        </w:numPr>
      </w:pPr>
      <w:commentRangeStart w:id="135"/>
      <w:ins w:id="136" w:author="Misha Klein" w:date="2019-06-17T19:49:00Z">
        <w:r>
          <w:t xml:space="preserve">See comment </w:t>
        </w:r>
        <w:commentRangeEnd w:id="135"/>
        <w:r>
          <w:rPr>
            <w:rStyle w:val="CommentReference"/>
          </w:rPr>
          <w:commentReference w:id="135"/>
        </w:r>
      </w:ins>
    </w:p>
    <w:p w14:paraId="05C0EF45" w14:textId="1AD89297" w:rsidR="00287719" w:rsidRPr="007A7F2B" w:rsidRDefault="00287719" w:rsidP="009605A9">
      <w:r w:rsidRPr="007A7F2B">
        <w:br w:type="page"/>
      </w:r>
    </w:p>
    <w:p w14:paraId="472E623C" w14:textId="64F28EA0" w:rsidR="00770C86" w:rsidRPr="007A7F2B" w:rsidRDefault="00770C86" w:rsidP="00047EEF">
      <w:pPr>
        <w:pStyle w:val="Title"/>
      </w:pPr>
      <w:bookmarkStart w:id="137" w:name="_Toc11673089"/>
      <w:r w:rsidRPr="007A7F2B">
        <w:lastRenderedPageBreak/>
        <w:t>What we actually fit</w:t>
      </w:r>
      <w:bookmarkEnd w:id="137"/>
    </w:p>
    <w:p w14:paraId="60166456" w14:textId="63D76152" w:rsidR="00770C86" w:rsidRPr="007A7F2B" w:rsidRDefault="00770C86" w:rsidP="00770C86">
      <w:r w:rsidRPr="007A7F2B">
        <w:t>Now that we do have an idea what kinetics and assumptions we use for our model</w:t>
      </w:r>
      <w:r w:rsidR="00287719">
        <w:t xml:space="preserve"> and know how the experimental data is obtained</w:t>
      </w:r>
      <w:r w:rsidRPr="007A7F2B">
        <w:t>, we can bring it together into what we actually fit. We fit a parameter set of 43 parameters</w:t>
      </w:r>
      <w:r w:rsidR="00B144CD" w:rsidRPr="007A7F2B">
        <w:t>:</w:t>
      </w:r>
    </w:p>
    <w:p w14:paraId="55CBA157" w14:textId="1C9FCF27" w:rsidR="00770C86" w:rsidRPr="007A7F2B" w:rsidRDefault="00770C86" w:rsidP="0013534C">
      <w:pPr>
        <w:spacing w:after="0"/>
      </w:pPr>
      <w:r w:rsidRPr="007A7F2B">
        <w:t>1</w:t>
      </w:r>
      <w:r w:rsidRPr="007A7F2B">
        <w:rPr>
          <w:vertAlign w:val="superscript"/>
        </w:rPr>
        <w:t>st</w:t>
      </w:r>
      <w:r w:rsidRPr="007A7F2B">
        <w:t xml:space="preserve"> parameter:</w:t>
      </w:r>
      <w:r w:rsidR="0013534C" w:rsidRPr="007A7F2B">
        <w:t xml:space="preserve"> </w:t>
      </w:r>
      <w:r w:rsidR="0013534C" w:rsidRPr="007A7F2B">
        <w:tab/>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Pr="007A7F2B">
        <w:t xml:space="preserve">  </w:t>
      </w:r>
      <w:r w:rsidRPr="007A7F2B">
        <w:tab/>
        <w:t>the free energy needed for binding of CRISPR to the PAM region</w:t>
      </w:r>
    </w:p>
    <w:p w14:paraId="10426D60" w14:textId="0386D0A6" w:rsidR="00770C86" w:rsidRPr="007A7F2B" w:rsidRDefault="00770C86" w:rsidP="0013534C">
      <w:pPr>
        <w:spacing w:after="0"/>
      </w:pPr>
      <w:r w:rsidRPr="007A7F2B">
        <w:t>2-2</w:t>
      </w:r>
      <w:r w:rsidR="0013534C" w:rsidRPr="007A7F2B">
        <w:t>1</w:t>
      </w:r>
      <w:r w:rsidRPr="007A7F2B">
        <w:t xml:space="preserve">: </w:t>
      </w:r>
      <w:r w:rsidRPr="007A7F2B">
        <w:tab/>
      </w:r>
      <w:r w:rsidRPr="007A7F2B">
        <w:tab/>
      </w:r>
      <w:commentRangeStart w:id="138"/>
      <m:oMath>
        <m:sSub>
          <m:sSubPr>
            <m:ctrlPr>
              <w:rPr>
                <w:rFonts w:ascii="Cambria Math" w:hAnsi="Cambria Math"/>
                <w:i/>
              </w:rPr>
            </m:ctrlPr>
          </m:sSubPr>
          <m:e>
            <m:r>
              <w:rPr>
                <w:rFonts w:ascii="Cambria Math" w:hAnsi="Cambria Math"/>
              </w:rPr>
              <m:t>ϵ</m:t>
            </m:r>
          </m:e>
          <m:sub>
            <m:r>
              <w:rPr>
                <w:rFonts w:ascii="Cambria Math" w:hAnsi="Cambria Math"/>
              </w:rPr>
              <m:t>C</m:t>
            </m:r>
          </m:sub>
        </m:sSub>
        <w:commentRangeEnd w:id="138"/>
        <m:r>
          <m:rPr>
            <m:sty m:val="p"/>
          </m:rPr>
          <w:rPr>
            <w:rStyle w:val="CommentReference"/>
          </w:rPr>
          <w:commentReference w:id="138"/>
        </m:r>
      </m:oMath>
      <w:r w:rsidRPr="007A7F2B">
        <w:tab/>
        <w:t xml:space="preserve">the free energy needed for the binding of every next nucleotide </w:t>
      </w:r>
      <w:r w:rsidR="0013534C" w:rsidRPr="007A7F2B">
        <w:t xml:space="preserve">position </w:t>
      </w:r>
      <w:r w:rsidRPr="007A7F2B">
        <w:t>(if matches)</w:t>
      </w:r>
    </w:p>
    <w:p w14:paraId="0599BA87" w14:textId="566B55FC" w:rsidR="0013534C" w:rsidRPr="007A7F2B" w:rsidRDefault="0013534C" w:rsidP="0013534C">
      <w:pPr>
        <w:spacing w:after="0"/>
      </w:pPr>
      <w:r w:rsidRPr="007A7F2B">
        <w:t>22-4</w:t>
      </w:r>
      <w:r w:rsidR="00B144CD" w:rsidRPr="007A7F2B">
        <w:t>1</w:t>
      </w:r>
      <w:r w:rsidRPr="007A7F2B">
        <w:t>:</w:t>
      </w:r>
      <w:r w:rsidRPr="007A7F2B">
        <w:tab/>
      </w:r>
      <w:r w:rsidRPr="007A7F2B">
        <w:tab/>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Pr="007A7F2B">
        <w:t xml:space="preserve"> </w:t>
      </w:r>
      <w:r w:rsidRPr="007A7F2B">
        <w:tab/>
        <w:t>the penalty in free energy for every mismatch at that position</w:t>
      </w:r>
      <w:r w:rsidR="00834BDD" w:rsidRPr="007A7F2B">
        <w:t xml:space="preserve"> (these are added to </w:t>
      </w:r>
      <m:oMath>
        <m:sSub>
          <m:sSubPr>
            <m:ctrlPr>
              <w:rPr>
                <w:rFonts w:ascii="Cambria Math" w:hAnsi="Cambria Math"/>
                <w:i/>
              </w:rPr>
            </m:ctrlPr>
          </m:sSubPr>
          <m:e>
            <m:r>
              <w:rPr>
                <w:rFonts w:ascii="Cambria Math" w:hAnsi="Cambria Math"/>
              </w:rPr>
              <m:t>ϵ</m:t>
            </m:r>
          </m:e>
          <m:sub>
            <m:r>
              <w:rPr>
                <w:rFonts w:ascii="Cambria Math" w:hAnsi="Cambria Math"/>
              </w:rPr>
              <m:t>c</m:t>
            </m:r>
          </m:sub>
        </m:sSub>
      </m:oMath>
      <w:r w:rsidR="00834BDD" w:rsidRPr="007A7F2B">
        <w:t>)</w:t>
      </w:r>
    </w:p>
    <w:p w14:paraId="039F9843" w14:textId="6102D12E" w:rsidR="0013534C" w:rsidRPr="007A7F2B" w:rsidRDefault="0013534C" w:rsidP="0013534C">
      <w:pPr>
        <w:spacing w:after="0"/>
      </w:pPr>
      <w:r w:rsidRPr="007A7F2B">
        <w:t>4</w:t>
      </w:r>
      <w:r w:rsidR="00B144CD" w:rsidRPr="007A7F2B">
        <w:t>2</w:t>
      </w:r>
      <w:r w:rsidRPr="007A7F2B">
        <w:t>:</w:t>
      </w:r>
      <w:r w:rsidRPr="007A7F2B">
        <w:tab/>
      </w:r>
      <w:r w:rsidRPr="007A7F2B">
        <w:tab/>
      </w:r>
      <m:oMath>
        <m:sSub>
          <m:sSubPr>
            <m:ctrlPr>
              <w:rPr>
                <w:rFonts w:ascii="Cambria Math" w:hAnsi="Cambria Math"/>
                <w:i/>
              </w:rPr>
            </m:ctrlPr>
          </m:sSubPr>
          <m:e>
            <m:r>
              <w:rPr>
                <w:rFonts w:ascii="Cambria Math" w:hAnsi="Cambria Math"/>
              </w:rPr>
              <m:t>k</m:t>
            </m:r>
          </m:e>
          <m:sub>
            <m:r>
              <w:rPr>
                <w:rFonts w:ascii="Cambria Math" w:hAnsi="Cambria Math"/>
              </w:rPr>
              <m:t>s→PAM</m:t>
            </m:r>
          </m:sub>
        </m:sSub>
      </m:oMath>
      <w:r w:rsidRPr="007A7F2B">
        <w:tab/>
        <w:t>the rate for binding to the PAM region</w:t>
      </w:r>
    </w:p>
    <w:p w14:paraId="0B0B86E8" w14:textId="113B2CE9" w:rsidR="0013534C" w:rsidRPr="007A7F2B" w:rsidRDefault="0013534C" w:rsidP="00770C86">
      <w:r w:rsidRPr="007A7F2B">
        <w:t>4</w:t>
      </w:r>
      <w:r w:rsidR="00B144CD" w:rsidRPr="007A7F2B">
        <w:t>3</w:t>
      </w:r>
      <w:r w:rsidRPr="007A7F2B">
        <w:t xml:space="preserve">: </w:t>
      </w:r>
      <w:r w:rsidRPr="007A7F2B">
        <w:tab/>
      </w:r>
      <w:r w:rsidRPr="007A7F2B">
        <w:tab/>
      </w:r>
      <m:oMath>
        <m:sSub>
          <m:sSubPr>
            <m:ctrlPr>
              <w:rPr>
                <w:rFonts w:ascii="Cambria Math" w:hAnsi="Cambria Math"/>
                <w:i/>
              </w:rPr>
            </m:ctrlPr>
          </m:sSubPr>
          <m:e>
            <m:r>
              <w:rPr>
                <w:rFonts w:ascii="Cambria Math" w:hAnsi="Cambria Math"/>
              </w:rPr>
              <m:t>k</m:t>
            </m:r>
          </m:e>
          <m:sub>
            <m:r>
              <w:rPr>
                <w:rFonts w:ascii="Cambria Math" w:hAnsi="Cambria Math"/>
              </w:rPr>
              <m:t>internal</m:t>
            </m:r>
          </m:sub>
        </m:sSub>
      </m:oMath>
      <w:r w:rsidRPr="007A7F2B">
        <w:t xml:space="preserve"> the internal forward rates</w:t>
      </w:r>
    </w:p>
    <w:p w14:paraId="26443C95" w14:textId="4B15CBFC" w:rsidR="00B144CD" w:rsidRPr="007A7F2B" w:rsidRDefault="00C612F7" w:rsidP="00770C86">
      <w:commentRangeStart w:id="139"/>
      <w:r>
        <w:t xml:space="preserve">The parameters we fit for the experiment of Boyle et al. and Finkelstein et al. are the same, but the method is different. In both cases we try to copy their experiment the best possible. Therefore, </w:t>
      </w:r>
      <w:r w:rsidR="001208D5">
        <w:t>I</w:t>
      </w:r>
      <w:r w:rsidR="0013534C" w:rsidRPr="007A7F2B">
        <w:t xml:space="preserve"> try to redo the experiment that</w:t>
      </w:r>
      <w:r w:rsidR="00B144CD" w:rsidRPr="007A7F2B">
        <w:t xml:space="preserve"> </w:t>
      </w:r>
      <w:r w:rsidR="0013534C" w:rsidRPr="007A7F2B">
        <w:t>Finkelstein has performed</w:t>
      </w:r>
      <w:r w:rsidR="001208D5">
        <w:t xml:space="preserve"> with our model</w:t>
      </w:r>
      <w:r w:rsidR="0013534C" w:rsidRPr="007A7F2B">
        <w:t>.</w:t>
      </w:r>
      <w:r w:rsidR="001C2B0F" w:rsidRPr="007A7F2B">
        <w:t xml:space="preserve"> We start by choosing a random set of parameters, with </w:t>
      </w:r>
      <w:r w:rsidR="00313D26">
        <w:t>which we</w:t>
      </w:r>
      <w:r w:rsidR="0013534C" w:rsidRPr="007A7F2B">
        <w:t xml:space="preserve"> first build the rate matrix (M). </w:t>
      </w:r>
      <w:r w:rsidR="001C2B0F" w:rsidRPr="007A7F2B">
        <w:t xml:space="preserve">This is done for every </w:t>
      </w:r>
      <w:r w:rsidR="007B3C39" w:rsidRPr="007A7F2B">
        <w:t>mismatch configuration present in the library</w:t>
      </w:r>
      <w:r w:rsidR="001C2B0F" w:rsidRPr="007A7F2B">
        <w:t xml:space="preserve">. For </w:t>
      </w:r>
      <w:r w:rsidR="007B3C39" w:rsidRPr="007A7F2B">
        <w:t>each configuration</w:t>
      </w:r>
      <w:r w:rsidR="001C2B0F" w:rsidRPr="007A7F2B">
        <w:t xml:space="preserve"> the free energy landscape is built by using the </w:t>
      </w:r>
      <m:oMath>
        <m:r>
          <w:rPr>
            <w:rFonts w:ascii="Cambria Math" w:hAnsi="Cambria Math"/>
          </w:rPr>
          <m:t>ϵ</m:t>
        </m:r>
      </m:oMath>
      <w:r w:rsidR="001C2B0F" w:rsidRPr="007A7F2B">
        <w:t xml:space="preserve"> values and the information where </w:t>
      </w:r>
      <w:r w:rsidR="007B3C39" w:rsidRPr="007A7F2B">
        <w:t>the</w:t>
      </w:r>
      <w:r w:rsidR="001C2B0F" w:rsidRPr="007A7F2B">
        <w:t xml:space="preserve"> matches or mismatches</w:t>
      </w:r>
      <w:r w:rsidR="007B3C39" w:rsidRPr="007A7F2B">
        <w:t xml:space="preserve"> are present</w:t>
      </w:r>
      <w:r w:rsidR="001C2B0F" w:rsidRPr="007A7F2B">
        <w:t xml:space="preserve">. This free energy landscape describes the </w:t>
      </w:r>
      <m:oMath>
        <m:r>
          <m:rPr>
            <m:sty m:val="p"/>
          </m:rPr>
          <w:rPr>
            <w:rFonts w:ascii="Cambria Math" w:hAnsi="Cambria Math"/>
          </w:rPr>
          <m:t>Δ</m:t>
        </m:r>
        <m:r>
          <w:rPr>
            <w:rFonts w:ascii="Cambria Math" w:hAnsi="Cambria Math"/>
          </w:rPr>
          <m:t>F</m:t>
        </m:r>
      </m:oMath>
      <w:r w:rsidR="001C2B0F" w:rsidRPr="007A7F2B">
        <w:t xml:space="preserve"> for every position </w:t>
      </w:r>
      <w:r w:rsidR="007B3C39" w:rsidRPr="007A7F2B">
        <w:t>at</w:t>
      </w:r>
      <w:r w:rsidR="001C2B0F" w:rsidRPr="007A7F2B">
        <w:t xml:space="preserve"> the DNA strand, so for every state in our model. By using the relation</w:t>
      </w:r>
      <w:r w:rsidR="00B144CD" w:rsidRPr="007A7F2B">
        <w:t xml:space="preserve"> in equation </w:t>
      </w:r>
      <w:r w:rsidR="009E10C5">
        <w:fldChar w:fldCharType="begin"/>
      </w:r>
      <w:r w:rsidR="009E10C5">
        <w:instrText xml:space="preserve"> REF _Ref11512907 \h </w:instrText>
      </w:r>
      <w:r w:rsidR="009E10C5">
        <w:fldChar w:fldCharType="separate"/>
      </w:r>
      <w:r w:rsidR="00985334" w:rsidRPr="00D35DB1">
        <w:t>(</w:t>
      </w:r>
      <w:r w:rsidR="00985334">
        <w:rPr>
          <w:noProof/>
        </w:rPr>
        <w:t>12</w:t>
      </w:r>
      <w:r w:rsidR="009E10C5">
        <w:fldChar w:fldCharType="end"/>
      </w:r>
      <w:r w:rsidR="009E10C5">
        <w:t>)</w:t>
      </w:r>
      <w:r w:rsidR="00B144CD" w:rsidRPr="007A7F2B">
        <w:t xml:space="preserve"> we can therefore calculate the backward rates from these </w:t>
      </w:r>
      <m:oMath>
        <m:r>
          <m:rPr>
            <m:sty m:val="p"/>
          </m:rPr>
          <w:rPr>
            <w:rFonts w:ascii="Cambria Math" w:hAnsi="Cambria Math"/>
          </w:rPr>
          <m:t>Δ</m:t>
        </m:r>
        <m:r>
          <w:rPr>
            <w:rFonts w:ascii="Cambria Math" w:hAnsi="Cambria Math"/>
          </w:rPr>
          <m:t>F</m:t>
        </m:r>
      </m:oMath>
      <w:r w:rsidR="00B144CD" w:rsidRPr="007A7F2B">
        <w:t xml:space="preserve"> and the randomly chosen forward rate. With both of these known we can build the rate matrix</w:t>
      </w:r>
      <w:r w:rsidR="009E10C5">
        <w:t xml:space="preserve"> (see equation </w:t>
      </w:r>
      <w:r w:rsidR="009E10C5">
        <w:fldChar w:fldCharType="begin"/>
      </w:r>
      <w:r w:rsidR="009E10C5">
        <w:instrText xml:space="preserve"> REF _Ref11512981 \h </w:instrText>
      </w:r>
      <w:r w:rsidR="009E10C5">
        <w:fldChar w:fldCharType="separate"/>
      </w:r>
      <w:r w:rsidR="00985334" w:rsidRPr="00D35DB1">
        <w:t>(</w:t>
      </w:r>
      <w:r w:rsidR="00985334">
        <w:rPr>
          <w:noProof/>
        </w:rPr>
        <w:t>8</w:t>
      </w:r>
      <w:r w:rsidR="009E10C5">
        <w:fldChar w:fldCharType="end"/>
      </w:r>
      <w:r w:rsidR="009E10C5">
        <w:t>))</w:t>
      </w:r>
      <w:r w:rsidR="00B144CD" w:rsidRPr="007A7F2B">
        <w:t xml:space="preserve">. </w:t>
      </w:r>
    </w:p>
    <w:p w14:paraId="71C6A1AF" w14:textId="41F53BC0" w:rsidR="00526490" w:rsidRDefault="0013534C" w:rsidP="00855955">
      <w:r w:rsidRPr="007A7F2B">
        <w:t xml:space="preserve">From </w:t>
      </w:r>
      <w:r w:rsidR="00220EF0" w:rsidRPr="007A7F2B">
        <w:t>the rate matrix</w:t>
      </w:r>
      <w:r w:rsidR="00E16820">
        <w:t xml:space="preserve"> we calculate the ABA for different concentrations, as was described in section</w:t>
      </w:r>
      <w:r w:rsidR="009E10C5">
        <w:t xml:space="preserve">s </w:t>
      </w:r>
      <w:r w:rsidR="009E10C5">
        <w:fldChar w:fldCharType="begin"/>
      </w:r>
      <w:r w:rsidR="009E10C5">
        <w:instrText xml:space="preserve"> REF _Ref11512755 \r \h </w:instrText>
      </w:r>
      <w:r w:rsidR="009E10C5">
        <w:fldChar w:fldCharType="separate"/>
      </w:r>
      <w:r w:rsidR="00985334">
        <w:t>2.2</w:t>
      </w:r>
      <w:r w:rsidR="009E10C5">
        <w:fldChar w:fldCharType="end"/>
      </w:r>
      <w:r w:rsidR="009E10C5">
        <w:t xml:space="preserve"> and</w:t>
      </w:r>
      <w:r w:rsidR="00E16820">
        <w:t xml:space="preserve"> </w:t>
      </w:r>
      <w:r w:rsidR="009E10C5">
        <w:fldChar w:fldCharType="begin"/>
      </w:r>
      <w:r w:rsidR="009E10C5">
        <w:instrText xml:space="preserve"> REF _Ref11512561 \r \h </w:instrText>
      </w:r>
      <w:r w:rsidR="009E10C5">
        <w:fldChar w:fldCharType="separate"/>
      </w:r>
      <w:r w:rsidR="00985334">
        <w:t>3.1.1</w:t>
      </w:r>
      <w:r w:rsidR="009E10C5">
        <w:fldChar w:fldCharType="end"/>
      </w:r>
      <w:r w:rsidR="00E16820">
        <w:t xml:space="preserve">. </w:t>
      </w:r>
      <w:r w:rsidR="001C2B0F" w:rsidRPr="007A7F2B">
        <w:t>This can then be compared with the experimental data</w:t>
      </w:r>
      <w:r w:rsidR="00B144CD" w:rsidRPr="007A7F2B">
        <w:t xml:space="preserve"> by taking the chi-squared value</w:t>
      </w:r>
      <w:r w:rsidR="00DD21BA">
        <w:t xml:space="preserve"> (Equation</w:t>
      </w:r>
      <w:r w:rsidR="00526490">
        <w:t xml:space="preserve"> </w:t>
      </w:r>
      <w:r w:rsidR="00DD21BA">
        <w:fldChar w:fldCharType="begin"/>
      </w:r>
      <w:r w:rsidR="00DD21BA">
        <w:instrText xml:space="preserve"> REF _Ref11095117 \h </w:instrText>
      </w:r>
      <w:r w:rsidR="00DD21BA">
        <w:fldChar w:fldCharType="separate"/>
      </w:r>
      <w:r w:rsidR="00985334" w:rsidRPr="00D35DB1">
        <w:t>(</w:t>
      </w:r>
      <w:r w:rsidR="00985334">
        <w:rPr>
          <w:noProof/>
        </w:rPr>
        <w:t>23</w:t>
      </w:r>
      <w:r w:rsidR="00985334">
        <w:t>)</w:t>
      </w:r>
      <w:r w:rsidR="00DD21BA">
        <w:fldChar w:fldCharType="end"/>
      </w:r>
      <w:r w:rsidR="00DD21BA">
        <w:t>)</w:t>
      </w:r>
      <w:r w:rsidR="00B144CD" w:rsidRPr="007A7F2B">
        <w:t>, in order</w:t>
      </w:r>
      <w:r w:rsidR="001C2B0F" w:rsidRPr="007A7F2B">
        <w:t xml:space="preserve"> to judge how well the fit worked and if the parameters describe the reality. </w:t>
      </w:r>
      <w:r w:rsidR="00B144CD" w:rsidRPr="007A7F2B">
        <w:t xml:space="preserve">This is done for every DNA strand separately. All these chi-squared values for every strand are added and this gives an overall measure for how well these parameters describe the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D21BA" w14:paraId="43378535" w14:textId="77777777" w:rsidTr="00DC6209">
        <w:tc>
          <w:tcPr>
            <w:tcW w:w="2689" w:type="dxa"/>
          </w:tcPr>
          <w:commentRangeEnd w:id="139"/>
          <w:p w14:paraId="476526D5" w14:textId="77777777" w:rsidR="00DD21BA" w:rsidRDefault="00FD1860" w:rsidP="00DC6209">
            <w:r>
              <w:rPr>
                <w:rStyle w:val="CommentReference"/>
              </w:rPr>
              <w:commentReference w:id="139"/>
            </w:r>
          </w:p>
        </w:tc>
        <w:tc>
          <w:tcPr>
            <w:tcW w:w="5811" w:type="dxa"/>
          </w:tcPr>
          <w:p w14:paraId="0E8F81D7" w14:textId="53B9E835" w:rsidR="00DD21BA" w:rsidRPr="00D35DB1" w:rsidRDefault="006203B1" w:rsidP="00DC6209">
            <w:pPr>
              <w:jc w:val="left"/>
            </w:pPr>
            <m:oMathPara>
              <m:oMathParaPr>
                <m:jc m:val="left"/>
              </m:oMathPara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supHide m:val="1"/>
                    <m:ctrlPr>
                      <w:rPr>
                        <w:rFonts w:ascii="Cambria Math" w:hAnsi="Cambria Math"/>
                        <w:i/>
                      </w:rPr>
                    </m:ctrlPr>
                  </m:naryPr>
                  <m:sub>
                    <m:r>
                      <w:rPr>
                        <w:rFonts w:ascii="Cambria Math" w:hAnsi="Cambria Math"/>
                      </w:rPr>
                      <m:t>data</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ABA</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ABA</m:t>
                                    </m:r>
                                  </m:e>
                                  <m:sub>
                                    <m:r>
                                      <w:rPr>
                                        <w:rFonts w:ascii="Cambria Math" w:hAnsi="Cambria Math"/>
                                      </w:rPr>
                                      <m:t>mod</m:t>
                                    </m:r>
                                  </m:sub>
                                </m:sSub>
                              </m:num>
                              <m:den>
                                <m:sSub>
                                  <m:sSubPr>
                                    <m:ctrlPr>
                                      <w:rPr>
                                        <w:rFonts w:ascii="Cambria Math" w:hAnsi="Cambria Math"/>
                                        <w:i/>
                                      </w:rPr>
                                    </m:ctrlPr>
                                  </m:sSubPr>
                                  <m:e>
                                    <m:r>
                                      <w:rPr>
                                        <w:rFonts w:ascii="Cambria Math" w:hAnsi="Cambria Math"/>
                                      </w:rPr>
                                      <m:t>σ</m:t>
                                    </m:r>
                                  </m:e>
                                  <m:sub>
                                    <m:r>
                                      <w:rPr>
                                        <w:rFonts w:ascii="Cambria Math" w:hAnsi="Cambria Math"/>
                                      </w:rPr>
                                      <m:t>exp</m:t>
                                    </m:r>
                                  </m:sub>
                                </m:sSub>
                              </m:den>
                            </m:f>
                          </m:e>
                        </m:d>
                      </m:e>
                      <m:sup>
                        <m:r>
                          <w:rPr>
                            <w:rFonts w:ascii="Cambria Math" w:hAnsi="Cambria Math"/>
                          </w:rPr>
                          <m:t>2</m:t>
                        </m:r>
                      </m:sup>
                    </m:sSup>
                  </m:e>
                </m:nary>
              </m:oMath>
            </m:oMathPara>
          </w:p>
        </w:tc>
        <w:tc>
          <w:tcPr>
            <w:tcW w:w="562" w:type="dxa"/>
          </w:tcPr>
          <w:p w14:paraId="3274BB05" w14:textId="0EA21D72" w:rsidR="00DD21BA" w:rsidRDefault="00DD21BA" w:rsidP="00DC6209">
            <w:pPr>
              <w:jc w:val="right"/>
            </w:pPr>
            <w:bookmarkStart w:id="140" w:name="_Ref11095117"/>
            <w:r w:rsidRPr="00D35DB1">
              <w:t>(</w:t>
            </w:r>
            <w:fldSimple w:instr=" SEQ Equation \* ARABIC ">
              <w:r w:rsidR="00985334">
                <w:rPr>
                  <w:noProof/>
                </w:rPr>
                <w:t>23</w:t>
              </w:r>
            </w:fldSimple>
            <w:r>
              <w:t>)</w:t>
            </w:r>
            <w:bookmarkEnd w:id="140"/>
          </w:p>
        </w:tc>
      </w:tr>
    </w:tbl>
    <w:p w14:paraId="1B8B98A4" w14:textId="0903D9D0" w:rsidR="00855955" w:rsidRPr="007A7F2B" w:rsidRDefault="00855955" w:rsidP="00855955"/>
    <w:p w14:paraId="7EF6B596" w14:textId="68F62828" w:rsidR="00CE66AD" w:rsidRPr="007A7F2B" w:rsidRDefault="00CE66AD" w:rsidP="00855955">
      <w:pPr>
        <w:pStyle w:val="Heading1"/>
        <w:spacing w:before="0"/>
      </w:pPr>
      <w:bookmarkStart w:id="141" w:name="_Toc11083554"/>
      <w:bookmarkStart w:id="142" w:name="_Toc11673090"/>
      <w:r w:rsidRPr="007A7F2B">
        <w:t>Simulated Annealing</w:t>
      </w:r>
      <w:bookmarkEnd w:id="141"/>
      <w:bookmarkEnd w:id="142"/>
    </w:p>
    <w:p w14:paraId="76055221" w14:textId="072BC3BC" w:rsidR="00CE66AD" w:rsidRPr="007A7F2B" w:rsidRDefault="004C2855" w:rsidP="00770C86">
      <w:commentRangeStart w:id="143"/>
      <w:r w:rsidRPr="007A7F2B">
        <w:t>T</w:t>
      </w:r>
      <w:r w:rsidR="00CE66AD" w:rsidRPr="007A7F2B">
        <w:t>he</w:t>
      </w:r>
      <w:r w:rsidRPr="007A7F2B">
        <w:t xml:space="preserve"> process</w:t>
      </w:r>
      <w:r w:rsidR="00CE66AD" w:rsidRPr="007A7F2B">
        <w:t xml:space="preserve"> described in the section before,</w:t>
      </w:r>
      <w:r w:rsidRPr="007A7F2B">
        <w:t xml:space="preserve"> is done</w:t>
      </w:r>
      <w:r w:rsidR="00CE66AD" w:rsidRPr="007A7F2B">
        <w:t xml:space="preserve"> over and over again, </w:t>
      </w:r>
      <w:r w:rsidRPr="007A7F2B">
        <w:t xml:space="preserve"> in a loop to find the parameters that describe the data the best.</w:t>
      </w:r>
      <w:r w:rsidR="00B25DC3" w:rsidRPr="007A7F2B">
        <w:t xml:space="preserve"> This process is called Simulated Annealing</w:t>
      </w:r>
      <w:commentRangeEnd w:id="143"/>
      <w:r w:rsidR="005F753A">
        <w:rPr>
          <w:rStyle w:val="CommentReference"/>
        </w:rPr>
        <w:commentReference w:id="143"/>
      </w:r>
      <w:r w:rsidR="00CE66AD" w:rsidRPr="007A7F2B">
        <w:t>, which is a form of an optimization algorithm</w:t>
      </w:r>
      <w:r w:rsidR="00972396" w:rsidRPr="007A7F2B">
        <w:t xml:space="preserve">, as was described by Kirkpatrick et al. in 1983 </w:t>
      </w:r>
      <w:r w:rsidR="00972396" w:rsidRPr="007A7F2B">
        <w:fldChar w:fldCharType="begin" w:fldLock="1"/>
      </w:r>
      <w:r w:rsidR="00962348">
        <w:instrText>ADDIN CSL_CITATION {"citationItems":[{"id":"ITEM-1","itemData":{"author":[{"dropping-particle":"","family":"Kirkpatrick","given":"S","non-dropping-particle":"","parse-names":false,"suffix":""},{"dropping-particle":"","family":"Gelatt","given":"C D","non-dropping-particle":"","parse-names":false,"suffix":""},{"dropping-particle":"","family":"Vecchi","given":"M P","non-dropping-particle":"","parse-names":false,"suffix":""}],"id":"ITEM-1","issue":"4598","issued":{"date-parts":[["1983"]]},"title":"Optimization by Simulated Annealing","type":"article-journal","volume":"220"},"uris":["http://www.mendeley.com/documents/?uuid=849b4673-c35b-469e-84f3-f00eb0e6f59f"]}],"mendeley":{"formattedCitation":"[33]","plainTextFormattedCitation":"[33]","previouslyFormattedCitation":"[32]"},"properties":{"noteIndex":0},"schema":"https://github.com/citation-style-language/schema/raw/master/csl-citation.json"}</w:instrText>
      </w:r>
      <w:r w:rsidR="00972396" w:rsidRPr="007A7F2B">
        <w:fldChar w:fldCharType="separate"/>
      </w:r>
      <w:r w:rsidR="00962348" w:rsidRPr="00962348">
        <w:rPr>
          <w:noProof/>
        </w:rPr>
        <w:t>[33]</w:t>
      </w:r>
      <w:r w:rsidR="00972396" w:rsidRPr="007A7F2B">
        <w:fldChar w:fldCharType="end"/>
      </w:r>
      <w:r w:rsidR="00972396" w:rsidRPr="007A7F2B">
        <w:t>.</w:t>
      </w:r>
      <w:r w:rsidR="00C75C37" w:rsidRPr="007A7F2B">
        <w:t xml:space="preserve"> </w:t>
      </w:r>
    </w:p>
    <w:p w14:paraId="5B7EA7A6" w14:textId="7A61B9B7" w:rsidR="00FD67A0" w:rsidRPr="007A7F2B" w:rsidRDefault="00FD67A0" w:rsidP="00770C86">
      <w:r w:rsidRPr="007A7F2B">
        <w:t>This algorithm is inspired by principles of statistical mechanics</w:t>
      </w:r>
      <w:r w:rsidR="0027382A" w:rsidRPr="007A7F2B">
        <w:t xml:space="preserve">. Statistical mechanics applies probability theory to a system, consisting of a large number of particles, </w:t>
      </w:r>
      <w:r w:rsidR="00672153" w:rsidRPr="007A7F2B">
        <w:t>to study its thermodynamic behaviour. It uses the principle that</w:t>
      </w:r>
      <w:r w:rsidR="00401769" w:rsidRPr="007A7F2B">
        <w:t xml:space="preserve"> </w:t>
      </w:r>
      <w:r w:rsidRPr="007A7F2B">
        <w:t>a system can be in any number of states</w:t>
      </w:r>
      <w:r w:rsidR="00672153" w:rsidRPr="007A7F2B">
        <w:t>, which</w:t>
      </w:r>
      <w:r w:rsidR="00401769" w:rsidRPr="007A7F2B">
        <w:t xml:space="preserve"> all have </w:t>
      </w:r>
      <w:r w:rsidR="00672153" w:rsidRPr="007A7F2B">
        <w:t>their own</w:t>
      </w:r>
      <w:r w:rsidR="00401769" w:rsidRPr="007A7F2B">
        <w:t xml:space="preserve"> specific </w:t>
      </w:r>
      <w:r w:rsidR="00C75C37" w:rsidRPr="007A7F2B">
        <w:t>energy level</w:t>
      </w:r>
      <w:r w:rsidRPr="007A7F2B">
        <w:t>. I</w:t>
      </w:r>
      <w:r w:rsidR="00672153" w:rsidRPr="007A7F2B">
        <w:t>n</w:t>
      </w:r>
      <w:r w:rsidRPr="007A7F2B">
        <w:t xml:space="preserve"> thermal equilibrium</w:t>
      </w:r>
      <w:r w:rsidR="00672153" w:rsidRPr="007A7F2B">
        <w:t>,</w:t>
      </w:r>
      <w:r w:rsidRPr="007A7F2B">
        <w:t xml:space="preserve"> the probability to be in any of these states follows the Boltzmann distribution.</w:t>
      </w:r>
      <w:r w:rsidR="00672153" w:rsidRPr="007A7F2B">
        <w:t xml:space="preserve"> Using the common knowledge that nature always tries to use the least amount of energy, this is the state that will be occupied at a low temperature. </w:t>
      </w:r>
      <w:r w:rsidRPr="007A7F2B">
        <w:t xml:space="preserve"> </w:t>
      </w:r>
      <w:commentRangeStart w:id="144"/>
      <w:r w:rsidR="00672153" w:rsidRPr="007A7F2B">
        <w:t xml:space="preserve">Linking this back </w:t>
      </w:r>
      <w:r w:rsidR="00C75C37" w:rsidRPr="007A7F2B">
        <w:t>to our optimi</w:t>
      </w:r>
      <w:r w:rsidR="00CF715F">
        <w:t>z</w:t>
      </w:r>
      <w:r w:rsidR="00C75C37" w:rsidRPr="007A7F2B">
        <w:t>ation problem</w:t>
      </w:r>
      <w:commentRangeEnd w:id="144"/>
      <w:r w:rsidR="005F753A">
        <w:rPr>
          <w:rStyle w:val="CommentReference"/>
        </w:rPr>
        <w:commentReference w:id="144"/>
      </w:r>
      <w:r w:rsidR="00C75C37" w:rsidRPr="007A7F2B">
        <w:t>, this would be the fit with the lowest</w:t>
      </w:r>
      <w:r w:rsidR="007A4C98" w:rsidRPr="007A7F2B">
        <w:t xml:space="preserve"> error (in our case the</w:t>
      </w:r>
      <w:r w:rsidR="00C75C37" w:rsidRPr="007A7F2B">
        <w:t xml:space="preserve"> chi-squared</w:t>
      </w:r>
      <w:r w:rsidR="007A4C98" w:rsidRPr="007A7F2B">
        <w:t>)</w:t>
      </w:r>
      <w:r w:rsidR="00C75C37" w:rsidRPr="007A7F2B">
        <w:t>.</w:t>
      </w:r>
    </w:p>
    <w:p w14:paraId="6A36E702" w14:textId="464209EE" w:rsidR="00C75C37" w:rsidRPr="007A7F2B" w:rsidRDefault="00C75C37" w:rsidP="00770C86">
      <w:r w:rsidRPr="007A7F2B">
        <w:t>One should keep in mind</w:t>
      </w:r>
      <w:r w:rsidR="00526490">
        <w:t xml:space="preserve"> that</w:t>
      </w:r>
      <w:r w:rsidRPr="007A7F2B">
        <w:t xml:space="preserve"> if you cool down the system too quickly, it can get stuck in a local minim</w:t>
      </w:r>
      <w:r w:rsidR="00CF715F">
        <w:t>um</w:t>
      </w:r>
      <w:r w:rsidRPr="007A7F2B">
        <w:t>, instead of finding its global minim</w:t>
      </w:r>
      <w:r w:rsidR="00CF715F">
        <w:t>um</w:t>
      </w:r>
      <w:r w:rsidR="00672153" w:rsidRPr="007A7F2B">
        <w:t xml:space="preserve"> (See </w:t>
      </w:r>
      <w:r w:rsidR="00672153" w:rsidRPr="007A7F2B">
        <w:fldChar w:fldCharType="begin"/>
      </w:r>
      <w:r w:rsidR="00672153" w:rsidRPr="007A7F2B">
        <w:instrText xml:space="preserve"> REF _Ref9585257 \h </w:instrText>
      </w:r>
      <w:r w:rsidR="00672153" w:rsidRPr="007A7F2B">
        <w:fldChar w:fldCharType="separate"/>
      </w:r>
      <w:r w:rsidR="00985334" w:rsidRPr="007A7F2B">
        <w:t xml:space="preserve">Figure </w:t>
      </w:r>
      <w:r w:rsidR="00985334">
        <w:rPr>
          <w:noProof/>
        </w:rPr>
        <w:t>7</w:t>
      </w:r>
      <w:r w:rsidR="00672153" w:rsidRPr="007A7F2B">
        <w:fldChar w:fldCharType="end"/>
      </w:r>
      <w:r w:rsidR="00672153" w:rsidRPr="007A7F2B">
        <w:t>)</w:t>
      </w:r>
      <w:r w:rsidRPr="007A7F2B">
        <w:t xml:space="preserve">. To explain this further we can compare this with </w:t>
      </w:r>
      <w:r w:rsidR="002F188F" w:rsidRPr="007A7F2B">
        <w:t xml:space="preserve">annealing 2 metal objects together. You want them to anneal without any tears in the materials. </w:t>
      </w:r>
      <w:commentRangeStart w:id="145"/>
      <w:r w:rsidR="002F188F" w:rsidRPr="007A7F2B">
        <w:t xml:space="preserve">To achieve this goal, they first melt the metal after which they cool it down very slowly, so that all the molecules in the object have approximately </w:t>
      </w:r>
      <w:r w:rsidR="002F188F" w:rsidRPr="007A7F2B">
        <w:lastRenderedPageBreak/>
        <w:t xml:space="preserve">the same energy level. If you would cool it down rather quickly, some molecules would cool down quicker than others, which causes energy differences between the molecules, resulting in tears in the final material.   </w:t>
      </w:r>
      <w:commentRangeEnd w:id="145"/>
      <w:r w:rsidR="005F753A">
        <w:rPr>
          <w:rStyle w:val="CommentReference"/>
        </w:rPr>
        <w:commentReference w:id="145"/>
      </w:r>
    </w:p>
    <w:p w14:paraId="1AABDC87" w14:textId="77777777" w:rsidR="00672153" w:rsidRPr="007A7F2B" w:rsidRDefault="00846B30" w:rsidP="00672153">
      <w:pPr>
        <w:keepNext/>
        <w:jc w:val="center"/>
      </w:pPr>
      <w:r w:rsidRPr="007A7F2B">
        <w:rPr>
          <w:rFonts w:ascii="Helvetica" w:hAnsi="Helvetica" w:cs="Helvetica"/>
          <w:noProof/>
          <w:color w:val="0066CC"/>
          <w:bdr w:val="single" w:sz="12" w:space="0" w:color="EDEDED" w:frame="1"/>
          <w:lang w:val="en-US"/>
        </w:rPr>
        <w:drawing>
          <wp:inline distT="0" distB="0" distL="0" distR="0" wp14:anchorId="40868FBA" wp14:editId="7AC251C7">
            <wp:extent cx="3519328" cy="1491175"/>
            <wp:effectExtent l="0" t="0" r="5080" b="0"/>
            <wp:docPr id="8" name="Picture 8" descr="https://tse3.mm.bing.net/th?id=OIP.AbR7lv030v1UzQmuGBV9ZgHaDJ&amp;pid=Api">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AbR7lv030v1UzQmuGBV9ZgHaDJ&amp;pid=Api">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7517" cy="1545490"/>
                    </a:xfrm>
                    <a:prstGeom prst="rect">
                      <a:avLst/>
                    </a:prstGeom>
                    <a:noFill/>
                    <a:ln>
                      <a:noFill/>
                    </a:ln>
                  </pic:spPr>
                </pic:pic>
              </a:graphicData>
            </a:graphic>
          </wp:inline>
        </w:drawing>
      </w:r>
    </w:p>
    <w:p w14:paraId="6AB67B6B" w14:textId="25DA5630" w:rsidR="00846B30" w:rsidRPr="007A7F2B" w:rsidRDefault="00672153" w:rsidP="00672153">
      <w:pPr>
        <w:pStyle w:val="Caption"/>
        <w:jc w:val="center"/>
        <w:rPr>
          <w:sz w:val="10"/>
        </w:rPr>
      </w:pPr>
      <w:bookmarkStart w:id="146" w:name="_Ref9585257"/>
      <w:r w:rsidRPr="007A7F2B">
        <w:t xml:space="preserve">Figure </w:t>
      </w:r>
      <w:fldSimple w:instr=" SEQ Figure \* ARABIC ">
        <w:r w:rsidR="00FC68CD">
          <w:rPr>
            <w:noProof/>
          </w:rPr>
          <w:t>7</w:t>
        </w:r>
      </w:fldSimple>
      <w:bookmarkEnd w:id="146"/>
      <w:r w:rsidRPr="007A7F2B">
        <w:t>: from the local minima (black) you will not see the global minima (red), unless you manage to overcome the barrier (green). This is only possible if you do not cool down to quickly.</w:t>
      </w:r>
      <w:r w:rsidR="0053459D" w:rsidRPr="007A7F2B">
        <w:br/>
      </w:r>
      <w:r w:rsidR="0053459D" w:rsidRPr="007A7F2B">
        <w:rPr>
          <w:sz w:val="10"/>
        </w:rPr>
        <w:t>(http://freesourcecode.net/matlabprojects/57563/simulated-annealing-matlab-code#.XOeodfZuI2w)</w:t>
      </w:r>
    </w:p>
    <w:p w14:paraId="5A966FB6" w14:textId="35BB45A3" w:rsidR="00C75C37" w:rsidRDefault="00C75C37" w:rsidP="00770C86">
      <w:r w:rsidRPr="007A7F2B">
        <w:t xml:space="preserve">However, the concept of temperature of a physical system has no obvious equivalent in the systems that are being optimised. </w:t>
      </w:r>
      <w:r w:rsidR="002F188F" w:rsidRPr="007A7F2B">
        <w:t>In fact, this temperature term just gets introduced in the algorithm to mimic this effect of slowly cooling down the system. This is done by having a variable T that decreases every iteration</w:t>
      </w:r>
      <w:r w:rsidR="00846B30" w:rsidRPr="007A7F2B">
        <w:t>, which</w:t>
      </w:r>
      <w:r w:rsidR="001C3FE5" w:rsidRPr="007A7F2B">
        <w:t xml:space="preserve"> is used in the decision function for accepting the new parameter set or not.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DD21BA" w14:paraId="6F9E41F7" w14:textId="77777777" w:rsidTr="00DC6209">
        <w:tc>
          <w:tcPr>
            <w:tcW w:w="2689" w:type="dxa"/>
          </w:tcPr>
          <w:p w14:paraId="17059B7E" w14:textId="77777777" w:rsidR="00DD21BA" w:rsidRDefault="00DD21BA" w:rsidP="00DC6209"/>
        </w:tc>
        <w:tc>
          <w:tcPr>
            <w:tcW w:w="5811" w:type="dxa"/>
          </w:tcPr>
          <w:p w14:paraId="4D2AE24D" w14:textId="79F781A3" w:rsidR="00DD21BA" w:rsidRPr="00D35DB1" w:rsidRDefault="006203B1" w:rsidP="00DC6209">
            <w:pPr>
              <w:jc w:val="left"/>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accept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old</m:t>
                            </m:r>
                          </m:sub>
                        </m:sSub>
                      </m:num>
                      <m:den>
                        <m:r>
                          <w:rPr>
                            <w:rFonts w:ascii="Cambria Math" w:hAnsi="Cambria Math"/>
                          </w:rPr>
                          <m:t>T</m:t>
                        </m:r>
                      </m:den>
                    </m:f>
                  </m:sup>
                </m:sSup>
              </m:oMath>
            </m:oMathPara>
          </w:p>
        </w:tc>
        <w:tc>
          <w:tcPr>
            <w:tcW w:w="562" w:type="dxa"/>
          </w:tcPr>
          <w:p w14:paraId="0138804A" w14:textId="538AA773" w:rsidR="00DD21BA" w:rsidRDefault="00DD21BA" w:rsidP="00DC6209">
            <w:pPr>
              <w:jc w:val="right"/>
            </w:pPr>
            <w:r w:rsidRPr="00D35DB1">
              <w:t>(</w:t>
            </w:r>
            <w:fldSimple w:instr=" SEQ Equation \* ARABIC ">
              <w:r w:rsidR="00985334">
                <w:rPr>
                  <w:noProof/>
                </w:rPr>
                <w:t>24</w:t>
              </w:r>
            </w:fldSimple>
            <w:r>
              <w:t>)</w:t>
            </w:r>
          </w:p>
        </w:tc>
      </w:tr>
    </w:tbl>
    <w:p w14:paraId="5629CA6A" w14:textId="41A5BCEF" w:rsidR="001C3FE5" w:rsidRPr="007A7F2B" w:rsidRDefault="001C3FE5" w:rsidP="00DD21BA">
      <w:pPr>
        <w:spacing w:before="240"/>
      </w:pPr>
      <w:r w:rsidRPr="007A7F2B">
        <w:t xml:space="preserve">C is the cost value of the new or old solution. In our case this is the chi-squared value of the new and old parameter set. </w:t>
      </w:r>
      <m:oMath>
        <m:sSub>
          <m:sSubPr>
            <m:ctrlPr>
              <w:rPr>
                <w:rFonts w:ascii="Cambria Math" w:hAnsi="Cambria Math"/>
                <w:i/>
              </w:rPr>
            </m:ctrlPr>
          </m:sSubPr>
          <m:e>
            <m:r>
              <w:rPr>
                <w:rFonts w:ascii="Cambria Math" w:hAnsi="Cambria Math"/>
              </w:rPr>
              <m:t>P</m:t>
            </m:r>
          </m:e>
          <m:sub>
            <m:r>
              <w:rPr>
                <w:rFonts w:ascii="Cambria Math" w:hAnsi="Cambria Math"/>
              </w:rPr>
              <m:t>accept</m:t>
            </m:r>
          </m:sub>
        </m:sSub>
      </m:oMath>
      <w:r w:rsidRPr="007A7F2B">
        <w:t xml:space="preserve"> is the chance for the solution to be accepted. This means that not only better solutions can get accepted, also worse solutions have a chance. The reason for this is that otherwise you would just directly walk towards your local minima and there is no chance to overcome a small barrier to a lower global minima. </w:t>
      </w:r>
    </w:p>
    <w:p w14:paraId="784FE27C" w14:textId="717CF6B8" w:rsidR="004C2855" w:rsidRPr="007A7F2B" w:rsidRDefault="00401769" w:rsidP="00770C86">
      <w:r w:rsidRPr="007A7F2B">
        <w:t>The simulated annealing protocol consists of the following steps:</w:t>
      </w:r>
      <w:r w:rsidR="00D61F2C" w:rsidRPr="007A7F2B">
        <w:t xml:space="preserve"> </w:t>
      </w:r>
    </w:p>
    <w:p w14:paraId="4E3E2A8E" w14:textId="00FC2D7F" w:rsidR="00401769" w:rsidRPr="007A7F2B" w:rsidRDefault="002055C0" w:rsidP="00401769">
      <w:pPr>
        <w:pStyle w:val="ListParagraph"/>
        <w:numPr>
          <w:ilvl w:val="0"/>
          <w:numId w:val="6"/>
        </w:numPr>
      </w:pPr>
      <w:r w:rsidRPr="007A7F2B">
        <w:t xml:space="preserve">Define some cost function to be minimised </w:t>
      </w:r>
    </w:p>
    <w:p w14:paraId="656A21CC" w14:textId="59B57D20" w:rsidR="002055C0" w:rsidRPr="007A7F2B" w:rsidRDefault="002055C0" w:rsidP="002055C0">
      <w:pPr>
        <w:pStyle w:val="ListParagraph"/>
        <w:rPr>
          <w:i/>
          <w:color w:val="A6A6A6" w:themeColor="background1" w:themeShade="A6"/>
        </w:rPr>
      </w:pPr>
      <w:r w:rsidRPr="007A7F2B">
        <w:rPr>
          <w:i/>
          <w:color w:val="A6A6A6" w:themeColor="background1" w:themeShade="A6"/>
        </w:rPr>
        <w:t xml:space="preserve">For us this is the </w:t>
      </w:r>
      <m:oMath>
        <m:sSup>
          <m:sSupPr>
            <m:ctrlPr>
              <w:rPr>
                <w:rFonts w:ascii="Cambria Math" w:hAnsi="Cambria Math"/>
                <w:i/>
                <w:color w:val="A6A6A6" w:themeColor="background1" w:themeShade="A6"/>
              </w:rPr>
            </m:ctrlPr>
          </m:sSupPr>
          <m:e>
            <m:r>
              <w:rPr>
                <w:rFonts w:ascii="Cambria Math" w:hAnsi="Cambria Math"/>
                <w:color w:val="A6A6A6" w:themeColor="background1" w:themeShade="A6"/>
              </w:rPr>
              <m:t>χ</m:t>
            </m:r>
          </m:e>
          <m:sup>
            <m:r>
              <w:rPr>
                <w:rFonts w:ascii="Cambria Math" w:hAnsi="Cambria Math"/>
                <w:color w:val="A6A6A6" w:themeColor="background1" w:themeShade="A6"/>
              </w:rPr>
              <m:t>2</m:t>
            </m:r>
          </m:sup>
        </m:sSup>
      </m:oMath>
      <w:r w:rsidRPr="007A7F2B">
        <w:rPr>
          <w:i/>
          <w:color w:val="A6A6A6" w:themeColor="background1" w:themeShade="A6"/>
        </w:rPr>
        <w:t xml:space="preserve"> function</w:t>
      </w:r>
    </w:p>
    <w:p w14:paraId="3D0705C7" w14:textId="2C5D8F68" w:rsidR="002055C0" w:rsidRPr="007A7F2B" w:rsidRDefault="002055C0" w:rsidP="00401769">
      <w:pPr>
        <w:pStyle w:val="ListParagraph"/>
        <w:numPr>
          <w:ilvl w:val="0"/>
          <w:numId w:val="6"/>
        </w:numPr>
      </w:pPr>
      <w:r w:rsidRPr="007A7F2B">
        <w:t>Initialize the algorithm by giving it a starting guess for the parameters and an initial temperature</w:t>
      </w:r>
    </w:p>
    <w:p w14:paraId="1C536026" w14:textId="7ADBE450" w:rsidR="002055C0" w:rsidRPr="007A7F2B" w:rsidRDefault="002055C0" w:rsidP="002055C0">
      <w:pPr>
        <w:pStyle w:val="ListParagraph"/>
        <w:rPr>
          <w:i/>
          <w:color w:val="A6A6A6" w:themeColor="background1" w:themeShade="A6"/>
        </w:rPr>
      </w:pPr>
      <w:commentRangeStart w:id="147"/>
      <w:r w:rsidRPr="007A7F2B">
        <w:rPr>
          <w:i/>
          <w:color w:val="A6A6A6" w:themeColor="background1" w:themeShade="A6"/>
        </w:rPr>
        <w:t>Parameters: initial</w:t>
      </w:r>
      <w:r w:rsidR="00651B04" w:rsidRPr="007A7F2B">
        <w:rPr>
          <w:i/>
          <w:color w:val="A6A6A6" w:themeColor="background1" w:themeShade="A6"/>
        </w:rPr>
        <w:t xml:space="preserve"> </w:t>
      </w:r>
      <w:r w:rsidRPr="007A7F2B">
        <w:rPr>
          <w:i/>
          <w:color w:val="A6A6A6" w:themeColor="background1" w:themeShade="A6"/>
        </w:rPr>
        <w:t>guess = [5.0] + [3.0]*40 + [1.5]*2</w:t>
      </w:r>
      <w:commentRangeEnd w:id="147"/>
      <w:r w:rsidR="005F753A">
        <w:rPr>
          <w:rStyle w:val="CommentReference"/>
        </w:rPr>
        <w:commentReference w:id="147"/>
      </w:r>
    </w:p>
    <w:p w14:paraId="3F161596" w14:textId="291CFB09" w:rsidR="002055C0" w:rsidRPr="007A7F2B" w:rsidRDefault="002055C0" w:rsidP="002055C0">
      <w:pPr>
        <w:pStyle w:val="ListParagraph"/>
        <w:rPr>
          <w:i/>
          <w:color w:val="A6A6A6" w:themeColor="background1" w:themeShade="A6"/>
        </w:rPr>
      </w:pPr>
      <w:r w:rsidRPr="007A7F2B">
        <w:rPr>
          <w:i/>
          <w:color w:val="A6A6A6" w:themeColor="background1" w:themeShade="A6"/>
        </w:rPr>
        <w:t>Temperature:</w:t>
      </w:r>
      <w:r w:rsidR="002847FB" w:rsidRPr="007A7F2B">
        <w:rPr>
          <w:i/>
          <w:color w:val="A6A6A6" w:themeColor="background1" w:themeShade="A6"/>
        </w:rPr>
        <w:t xml:space="preserve"> determined by the code itself. It starts with an initial guess from the user. Then it computes 1000 iterations and calculates the acceptance ratio for the parameters. We want this to be around 50%, since then you are efficiently scanning the full landscape. If this is the case, this T is accepted as the initial temperature. If the acceptance ratio is lower, the energy barriers in the landscape are too high to overcome, so the initial temperature is raised. If the acceptance ratio is higher, the initial temperature is lowered.  </w:t>
      </w:r>
    </w:p>
    <w:p w14:paraId="130EFBE8" w14:textId="64641180" w:rsidR="002055C0" w:rsidRPr="007A7F2B" w:rsidRDefault="002055C0" w:rsidP="00401769">
      <w:pPr>
        <w:pStyle w:val="ListParagraph"/>
        <w:numPr>
          <w:ilvl w:val="0"/>
          <w:numId w:val="6"/>
        </w:numPr>
      </w:pPr>
      <w:r w:rsidRPr="007A7F2B">
        <w:t>Consider some neighbouring state by slightly altering the parameters</w:t>
      </w:r>
    </w:p>
    <w:p w14:paraId="6E003DCE" w14:textId="28F5A7E4" w:rsidR="003605CA" w:rsidRPr="007A7F2B" w:rsidRDefault="002847FB" w:rsidP="003605CA">
      <w:pPr>
        <w:pStyle w:val="ListParagraph"/>
        <w:rPr>
          <w:i/>
          <w:color w:val="A6A6A6" w:themeColor="background1" w:themeShade="A6"/>
        </w:rPr>
      </w:pPr>
      <w:r w:rsidRPr="007A7F2B">
        <w:rPr>
          <w:i/>
          <w:color w:val="A6A6A6" w:themeColor="background1" w:themeShade="A6"/>
        </w:rPr>
        <w:t>The step size of the taken step is a random number between -1 and 1</w:t>
      </w:r>
      <w:r w:rsidR="007B3C39" w:rsidRPr="007A7F2B">
        <w:rPr>
          <w:i/>
          <w:color w:val="A6A6A6" w:themeColor="background1" w:themeShade="A6"/>
        </w:rPr>
        <w:t>, multiplied by the maximal step size. This is done</w:t>
      </w:r>
      <w:r w:rsidRPr="007A7F2B">
        <w:rPr>
          <w:i/>
          <w:color w:val="A6A6A6" w:themeColor="background1" w:themeShade="A6"/>
        </w:rPr>
        <w:t xml:space="preserve"> for every parameter individually.</w:t>
      </w:r>
      <w:r w:rsidR="007B3C39" w:rsidRPr="007A7F2B">
        <w:rPr>
          <w:i/>
          <w:color w:val="A6A6A6" w:themeColor="background1" w:themeShade="A6"/>
        </w:rPr>
        <w:t xml:space="preserve"> </w:t>
      </w:r>
      <w:r w:rsidR="003605CA" w:rsidRPr="007A7F2B">
        <w:rPr>
          <w:i/>
          <w:color w:val="A6A6A6" w:themeColor="background1" w:themeShade="A6"/>
        </w:rPr>
        <w:t xml:space="preserve">With these parameters the cost function is calculated for every DNA strand in parallel, using multiple processing. All these cost values are then added together. </w:t>
      </w:r>
    </w:p>
    <w:p w14:paraId="1A2F5B4C" w14:textId="1362440F" w:rsidR="002055C0" w:rsidRPr="007A7F2B" w:rsidRDefault="002055C0" w:rsidP="00401769">
      <w:pPr>
        <w:pStyle w:val="ListParagraph"/>
        <w:numPr>
          <w:ilvl w:val="0"/>
          <w:numId w:val="6"/>
        </w:numPr>
      </w:pPr>
      <w:commentRangeStart w:id="148"/>
      <w:r w:rsidRPr="007A7F2B">
        <w:t xml:space="preserve">Accept or reject the new parameters based on equation … </w:t>
      </w:r>
      <w:commentRangeEnd w:id="148"/>
      <w:r w:rsidR="005F753A">
        <w:rPr>
          <w:rStyle w:val="CommentReference"/>
        </w:rPr>
        <w:commentReference w:id="148"/>
      </w:r>
    </w:p>
    <w:p w14:paraId="3BD9BD1B" w14:textId="4214EC17" w:rsidR="002055C0" w:rsidRPr="007A7F2B" w:rsidRDefault="002055C0" w:rsidP="00401769">
      <w:pPr>
        <w:pStyle w:val="ListParagraph"/>
        <w:numPr>
          <w:ilvl w:val="0"/>
          <w:numId w:val="6"/>
        </w:numPr>
      </w:pPr>
      <w:r w:rsidRPr="007A7F2B">
        <w:t xml:space="preserve">Repeat step 3 and 4 a number of times </w:t>
      </w:r>
    </w:p>
    <w:p w14:paraId="37B1FC6E" w14:textId="0215BFA9" w:rsidR="003605CA" w:rsidRPr="007A7F2B" w:rsidRDefault="003605CA" w:rsidP="003605CA">
      <w:pPr>
        <w:pStyle w:val="ListParagraph"/>
        <w:rPr>
          <w:i/>
          <w:color w:val="A6A6A6" w:themeColor="background1" w:themeShade="A6"/>
        </w:rPr>
      </w:pPr>
      <w:r w:rsidRPr="007A7F2B">
        <w:rPr>
          <w:i/>
          <w:color w:val="A6A6A6" w:themeColor="background1" w:themeShade="A6"/>
        </w:rPr>
        <w:t>In our case 1000x</w:t>
      </w:r>
    </w:p>
    <w:p w14:paraId="3E1764CB" w14:textId="7CC8EC41" w:rsidR="002055C0" w:rsidRPr="007A7F2B" w:rsidRDefault="002055C0" w:rsidP="00401769">
      <w:pPr>
        <w:pStyle w:val="ListParagraph"/>
        <w:numPr>
          <w:ilvl w:val="0"/>
          <w:numId w:val="6"/>
        </w:numPr>
      </w:pPr>
      <w:r w:rsidRPr="007A7F2B">
        <w:t xml:space="preserve">If the stop condition is not yet reached </w:t>
      </w:r>
      <w:r w:rsidRPr="007A7F2B">
        <w:sym w:font="Wingdings" w:char="F0E0"/>
      </w:r>
      <w:r w:rsidRPr="007A7F2B">
        <w:t xml:space="preserve"> lower the temperature and return to step 3</w:t>
      </w:r>
    </w:p>
    <w:p w14:paraId="431C8581" w14:textId="142E5E62" w:rsidR="003605CA" w:rsidRPr="007A7F2B" w:rsidRDefault="003605CA" w:rsidP="003605CA">
      <w:pPr>
        <w:pStyle w:val="ListParagraph"/>
        <w:rPr>
          <w:i/>
          <w:color w:val="A6A6A6" w:themeColor="background1" w:themeShade="A6"/>
        </w:rPr>
      </w:pPr>
      <w:r w:rsidRPr="007A7F2B">
        <w:rPr>
          <w:i/>
          <w:color w:val="A6A6A6" w:themeColor="background1" w:themeShade="A6"/>
        </w:rPr>
        <w:t>Exponential cooling with cooling</w:t>
      </w:r>
      <w:r w:rsidR="00651B04" w:rsidRPr="007A7F2B">
        <w:rPr>
          <w:i/>
          <w:color w:val="A6A6A6" w:themeColor="background1" w:themeShade="A6"/>
        </w:rPr>
        <w:t xml:space="preserve"> </w:t>
      </w:r>
      <w:r w:rsidRPr="007A7F2B">
        <w:rPr>
          <w:i/>
          <w:color w:val="A6A6A6" w:themeColor="background1" w:themeShade="A6"/>
        </w:rPr>
        <w:t>rate = 0.99</w:t>
      </w:r>
    </w:p>
    <w:p w14:paraId="49839717" w14:textId="765681E8" w:rsidR="002055C0" w:rsidRPr="007A7F2B" w:rsidRDefault="002055C0" w:rsidP="002055C0">
      <w:pPr>
        <w:pStyle w:val="ListParagraph"/>
      </w:pPr>
      <w:r w:rsidRPr="007A7F2B">
        <w:t xml:space="preserve">If the stop condition is reached </w:t>
      </w:r>
      <w:r w:rsidRPr="007A7F2B">
        <w:sym w:font="Wingdings" w:char="F0E0"/>
      </w:r>
      <w:r w:rsidRPr="007A7F2B">
        <w:t xml:space="preserve"> return the final parameter set</w:t>
      </w:r>
    </w:p>
    <w:p w14:paraId="6FC2A933" w14:textId="6F3593B6" w:rsidR="003605CA" w:rsidRPr="007A7F2B" w:rsidRDefault="003605CA" w:rsidP="002055C0">
      <w:pPr>
        <w:pStyle w:val="ListParagraph"/>
        <w:rPr>
          <w:i/>
          <w:color w:val="A6A6A6" w:themeColor="background1" w:themeShade="A6"/>
        </w:rPr>
      </w:pPr>
      <w:r w:rsidRPr="007A7F2B">
        <w:rPr>
          <w:i/>
          <w:color w:val="A6A6A6" w:themeColor="background1" w:themeShade="A6"/>
        </w:rPr>
        <w:lastRenderedPageBreak/>
        <w:t xml:space="preserve">temperature too low (0 degrees) OR the change in average </w:t>
      </w:r>
      <m:oMath>
        <m:sSup>
          <m:sSupPr>
            <m:ctrlPr>
              <w:rPr>
                <w:rFonts w:ascii="Cambria Math" w:hAnsi="Cambria Math"/>
                <w:i/>
                <w:color w:val="A6A6A6" w:themeColor="background1" w:themeShade="A6"/>
              </w:rPr>
            </m:ctrlPr>
          </m:sSupPr>
          <m:e>
            <m:r>
              <w:rPr>
                <w:rFonts w:ascii="Cambria Math" w:hAnsi="Cambria Math"/>
                <w:color w:val="A6A6A6" w:themeColor="background1" w:themeShade="A6"/>
              </w:rPr>
              <m:t>χ</m:t>
            </m:r>
          </m:e>
          <m:sup>
            <m:r>
              <w:rPr>
                <w:rFonts w:ascii="Cambria Math" w:hAnsi="Cambria Math"/>
                <w:color w:val="A6A6A6" w:themeColor="background1" w:themeShade="A6"/>
              </w:rPr>
              <m:t>2</m:t>
            </m:r>
          </m:sup>
        </m:sSup>
      </m:oMath>
      <w:r w:rsidR="002847FB" w:rsidRPr="007A7F2B">
        <w:rPr>
          <w:i/>
          <w:color w:val="A6A6A6" w:themeColor="background1" w:themeShade="A6"/>
        </w:rPr>
        <w:t>between temperature cycles is</w:t>
      </w:r>
      <w:r w:rsidRPr="007A7F2B">
        <w:rPr>
          <w:i/>
          <w:color w:val="A6A6A6" w:themeColor="background1" w:themeShade="A6"/>
        </w:rPr>
        <w:t xml:space="preserve"> lower then tolerance (1e-5) + temperature low enough</w:t>
      </w:r>
      <w:r w:rsidR="00651B04" w:rsidRPr="007A7F2B">
        <w:rPr>
          <w:i/>
          <w:color w:val="A6A6A6" w:themeColor="background1" w:themeShade="A6"/>
        </w:rPr>
        <w:t xml:space="preserve"> (1% of initial temperature)</w:t>
      </w:r>
    </w:p>
    <w:p w14:paraId="05BE38A4" w14:textId="65F53E61" w:rsidR="00F53078" w:rsidRPr="007A7F2B" w:rsidRDefault="00651B04" w:rsidP="00F53078">
      <w:pPr>
        <w:spacing w:after="0"/>
      </w:pPr>
      <w:r w:rsidRPr="007A7F2B">
        <w:t>Although these steps are not that complicated, it is still quite hard to make the algorithm work efficiently. Therefore the user</w:t>
      </w:r>
      <w:r w:rsidR="00453871">
        <w:t xml:space="preserve"> of this algorithm</w:t>
      </w:r>
      <w:r w:rsidRPr="007A7F2B">
        <w:t xml:space="preserve"> should take a few considerations into account</w:t>
      </w:r>
      <w:r w:rsidR="00F53078" w:rsidRPr="007A7F2B">
        <w:t>:</w:t>
      </w:r>
      <w:r w:rsidRPr="007A7F2B">
        <w:t xml:space="preserve"> </w:t>
      </w:r>
    </w:p>
    <w:p w14:paraId="38EDB27D" w14:textId="0E2A3EF7" w:rsidR="001C3FE5" w:rsidRPr="007A7F2B" w:rsidRDefault="00651B04" w:rsidP="001C3FE5">
      <w:r w:rsidRPr="007A7F2B">
        <w:t>(Our choices for these variables are already described above).</w:t>
      </w:r>
    </w:p>
    <w:p w14:paraId="031334BF" w14:textId="77777777" w:rsidR="00651B04" w:rsidRPr="007A7F2B" w:rsidRDefault="001C3FE5" w:rsidP="00770C86">
      <w:pPr>
        <w:pStyle w:val="ListParagraph"/>
        <w:numPr>
          <w:ilvl w:val="0"/>
          <w:numId w:val="5"/>
        </w:numPr>
      </w:pPr>
      <w:r w:rsidRPr="007A7F2B">
        <w:t>Initial temperature should be high enough, otherwise you get stuck in a local minimum.</w:t>
      </w:r>
    </w:p>
    <w:p w14:paraId="5B3E1A9D" w14:textId="67EBB626" w:rsidR="00651B04" w:rsidRPr="007A7F2B" w:rsidRDefault="001C3FE5" w:rsidP="00770C86">
      <w:pPr>
        <w:pStyle w:val="ListParagraph"/>
        <w:numPr>
          <w:ilvl w:val="0"/>
          <w:numId w:val="5"/>
        </w:numPr>
      </w:pPr>
      <w:r w:rsidRPr="007A7F2B">
        <w:t xml:space="preserve">How </w:t>
      </w:r>
      <w:r w:rsidR="00651B04" w:rsidRPr="007A7F2B">
        <w:t>do you</w:t>
      </w:r>
      <w:r w:rsidRPr="007A7F2B">
        <w:t xml:space="preserve"> change the parameters?</w:t>
      </w:r>
      <w:r w:rsidR="00651B04" w:rsidRPr="007A7F2B">
        <w:t xml:space="preserve"> Steps that are too big can jump over your minima, with steps that are too </w:t>
      </w:r>
      <w:r w:rsidR="00846B30" w:rsidRPr="007A7F2B">
        <w:t>small</w:t>
      </w:r>
      <w:r w:rsidR="00651B04" w:rsidRPr="007A7F2B">
        <w:t xml:space="preserve"> will never escape your local well. </w:t>
      </w:r>
    </w:p>
    <w:p w14:paraId="6C6CA94B" w14:textId="7A14B50E" w:rsidR="001C3FE5" w:rsidRPr="007A7F2B" w:rsidRDefault="00651B04" w:rsidP="00770C86">
      <w:pPr>
        <w:pStyle w:val="ListParagraph"/>
        <w:numPr>
          <w:ilvl w:val="0"/>
          <w:numId w:val="5"/>
        </w:numPr>
      </w:pPr>
      <w:r w:rsidRPr="007A7F2B">
        <w:t>How quickly do you want to cool down? So which cooling rate is appropriate and do you cool down every iteration? If you cool down to</w:t>
      </w:r>
      <w:r w:rsidR="00855955">
        <w:t>o</w:t>
      </w:r>
      <w:r w:rsidRPr="007A7F2B">
        <w:t xml:space="preserve"> quickly</w:t>
      </w:r>
      <w:r w:rsidR="00855955">
        <w:t xml:space="preserve"> you</w:t>
      </w:r>
      <w:r w:rsidRPr="007A7F2B">
        <w:t xml:space="preserve"> get stuck in your local minima, as said before. But if you cool down too slowly you can just go up and down and explore all the possible parameters without any consequence</w:t>
      </w:r>
      <w:r w:rsidR="00F53078" w:rsidRPr="007A7F2B">
        <w:t>.</w:t>
      </w:r>
      <w:r w:rsidRPr="007A7F2B">
        <w:t xml:space="preserve"> So it will take an unnecessary amount of time to fit. </w:t>
      </w:r>
      <w:r w:rsidR="00F53078" w:rsidRPr="007A7F2B">
        <w:t>Also the danger exists, that when the temperature is cooled down enough, you are at the completely wrong well, far away from the well with your global minimum.</w:t>
      </w:r>
    </w:p>
    <w:p w14:paraId="703BA9C3" w14:textId="22A7EB2B" w:rsidR="00401769" w:rsidRPr="007A7F2B" w:rsidRDefault="00651B04" w:rsidP="00770C86">
      <w:pPr>
        <w:pStyle w:val="ListParagraph"/>
        <w:numPr>
          <w:ilvl w:val="0"/>
          <w:numId w:val="5"/>
        </w:numPr>
      </w:pPr>
      <w:r w:rsidRPr="007A7F2B">
        <w:t>Which stop condition is appropriate? If it can go on for too long it can jump out of your global minimum and ends up in a local one.</w:t>
      </w:r>
    </w:p>
    <w:p w14:paraId="1EF5957C" w14:textId="6DEC4675" w:rsidR="00D61F2C" w:rsidRPr="007A7F2B" w:rsidRDefault="00D36F85" w:rsidP="00D36F85">
      <w:pPr>
        <w:pStyle w:val="Heading1"/>
      </w:pPr>
      <w:bookmarkStart w:id="149" w:name="_Toc11083555"/>
      <w:bookmarkStart w:id="150" w:name="_Toc11673091"/>
      <w:commentRangeStart w:id="151"/>
      <w:r w:rsidRPr="007A7F2B">
        <w:t>Selection of the fits</w:t>
      </w:r>
      <w:bookmarkEnd w:id="149"/>
      <w:bookmarkEnd w:id="150"/>
      <w:commentRangeEnd w:id="151"/>
      <w:r w:rsidR="00D16D12">
        <w:rPr>
          <w:rStyle w:val="CommentReference"/>
          <w:smallCaps w:val="0"/>
          <w:spacing w:val="0"/>
        </w:rPr>
        <w:commentReference w:id="151"/>
      </w:r>
    </w:p>
    <w:p w14:paraId="351C225B" w14:textId="778D8F8B" w:rsidR="007E7E84" w:rsidRDefault="00D36F85" w:rsidP="00D36F85">
      <w:r w:rsidRPr="007A7F2B">
        <w:t xml:space="preserve">In the sections before we described what we fit </w:t>
      </w:r>
      <w:r w:rsidRPr="00697BBE">
        <w:rPr>
          <w:strike/>
          <w:rPrChange w:id="152" w:author="Misha Klein" w:date="2019-06-18T10:42:00Z">
            <w:rPr/>
          </w:rPrChange>
        </w:rPr>
        <w:t>and how we</w:t>
      </w:r>
      <w:r w:rsidRPr="007A7F2B">
        <w:t xml:space="preserve"> </w:t>
      </w:r>
      <w:del w:id="153" w:author="Misha Klein" w:date="2019-06-18T10:42:00Z">
        <w:r w:rsidRPr="007A7F2B" w:rsidDel="00EF00A8">
          <w:delText>use</w:delText>
        </w:r>
      </w:del>
      <w:ins w:id="154" w:author="Misha Klein" w:date="2019-06-18T10:42:00Z">
        <w:r w:rsidR="00EF00A8">
          <w:t xml:space="preserve">using </w:t>
        </w:r>
      </w:ins>
      <w:del w:id="155" w:author="Misha Klein" w:date="2019-06-18T10:42:00Z">
        <w:r w:rsidRPr="007A7F2B" w:rsidDel="00EF00A8">
          <w:delText xml:space="preserve"> </w:delText>
        </w:r>
      </w:del>
      <w:r w:rsidRPr="007A7F2B">
        <w:t xml:space="preserve">simulated annealing </w:t>
      </w:r>
      <w:r w:rsidRPr="00BB7487">
        <w:rPr>
          <w:strike/>
          <w:rPrChange w:id="156" w:author="Misha Klein" w:date="2019-06-18T10:41:00Z">
            <w:rPr/>
          </w:rPrChange>
        </w:rPr>
        <w:t>to achieve this</w:t>
      </w:r>
      <w:r w:rsidRPr="007A7F2B">
        <w:t>. This whole process is done multiple times, since it is still possible to end up in a local minim</w:t>
      </w:r>
      <w:r w:rsidR="00CF715F">
        <w:t>um</w:t>
      </w:r>
      <w:r w:rsidRPr="007A7F2B">
        <w:t xml:space="preserve"> instead of the global one. Therefore we need some kind of measure to tell which of the fits describes the data the best</w:t>
      </w:r>
      <w:r w:rsidR="007E7E84">
        <w:t xml:space="preserve">, which is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E7E84">
        <w:t xml:space="preserve"> in our case. During the fit we are minimising this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E7E84">
        <w:t xml:space="preserve">, in other words, we </w:t>
      </w:r>
      <w:r w:rsidR="001B3BA6">
        <w:t>s</w:t>
      </w:r>
      <w:r w:rsidR="007E7E84">
        <w:t xml:space="preserve">ay that the derivative of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7E7E84">
        <w:t xml:space="preserve">-function should be equal to zero. </w:t>
      </w:r>
    </w:p>
    <w:p w14:paraId="63A207F6" w14:textId="38357940" w:rsidR="00922DB9" w:rsidRPr="007C32E9" w:rsidRDefault="006203B1" w:rsidP="007C32E9">
      <w:pPr>
        <w:ind w:left="1440" w:firstLine="720"/>
      </w:pPr>
      <m:oMathPara>
        <m:oMathParaPr>
          <m:jc m:val="left"/>
        </m:oMathPara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supHide m:val="1"/>
              <m:ctrlPr>
                <w:rPr>
                  <w:rFonts w:ascii="Cambria Math" w:hAnsi="Cambria Math"/>
                  <w:i/>
                </w:rPr>
              </m:ctrlPr>
            </m:naryPr>
            <m:sub>
              <m:r>
                <w:rPr>
                  <w:rFonts w:ascii="Cambria Math" w:hAnsi="Cambria Math"/>
                </w:rPr>
                <m:t>data</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mod</m:t>
                              </m:r>
                            </m:sub>
                          </m:sSub>
                        </m:num>
                        <m:den>
                          <m:sSub>
                            <m:sSubPr>
                              <m:ctrlPr>
                                <w:rPr>
                                  <w:rFonts w:ascii="Cambria Math" w:hAnsi="Cambria Math"/>
                                  <w:i/>
                                </w:rPr>
                              </m:ctrlPr>
                            </m:sSubPr>
                            <m:e>
                              <m:r>
                                <w:rPr>
                                  <w:rFonts w:ascii="Cambria Math" w:hAnsi="Cambria Math"/>
                                </w:rPr>
                                <m:t>σ</m:t>
                              </m:r>
                            </m:e>
                            <m:sub>
                              <m:r>
                                <w:rPr>
                                  <w:rFonts w:ascii="Cambria Math" w:hAnsi="Cambria Math"/>
                                </w:rPr>
                                <m:t>exp</m:t>
                              </m:r>
                            </m:sub>
                          </m:sSub>
                        </m:den>
                      </m:f>
                    </m:e>
                  </m:d>
                </m:e>
                <m:sup>
                  <m:r>
                    <w:rPr>
                      <w:rFonts w:ascii="Cambria Math" w:hAnsi="Cambria Math"/>
                    </w:rPr>
                    <m:t>2</m:t>
                  </m:r>
                </m:sup>
              </m:sSup>
            </m:e>
          </m:nary>
          <m:r>
            <w:rPr>
              <w:rFonts w:ascii="Cambria Math" w:hAnsi="Cambria Math"/>
            </w:rPr>
            <m:t>=</m:t>
          </m:r>
          <m:nary>
            <m:naryPr>
              <m:chr m:val="∑"/>
              <m:supHide m:val="1"/>
              <m:ctrlPr>
                <w:rPr>
                  <w:rFonts w:ascii="Cambria Math" w:hAnsi="Cambria Math"/>
                  <w:i/>
                </w:rPr>
              </m:ctrlPr>
            </m:naryPr>
            <m:sub>
              <m:r>
                <w:rPr>
                  <w:rFonts w:ascii="Cambria Math" w:hAnsi="Cambria Math"/>
                </w:rPr>
                <m:t xml:space="preserve">i= mm configuration </m:t>
              </m:r>
            </m:sub>
            <m:sup/>
            <m:e>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j=DNA strand</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i,j</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mod</m:t>
                                      </m:r>
                                    </m:sub>
                                    <m:sup>
                                      <m:r>
                                        <w:rPr>
                                          <w:rFonts w:ascii="Cambria Math" w:hAnsi="Cambria Math"/>
                                        </w:rPr>
                                        <m:t>i</m:t>
                                      </m:r>
                                    </m:sup>
                                  </m:sSubSup>
                                </m:num>
                                <m:den>
                                  <m:sSubSup>
                                    <m:sSubSupPr>
                                      <m:ctrlPr>
                                        <w:rPr>
                                          <w:rFonts w:ascii="Cambria Math" w:hAnsi="Cambria Math"/>
                                          <w:i/>
                                        </w:rPr>
                                      </m:ctrlPr>
                                    </m:sSubSupPr>
                                    <m:e>
                                      <m:r>
                                        <w:rPr>
                                          <w:rFonts w:ascii="Cambria Math" w:hAnsi="Cambria Math"/>
                                        </w:rPr>
                                        <m:t>σ</m:t>
                                      </m:r>
                                    </m:e>
                                    <m:sub>
                                      <m:r>
                                        <w:rPr>
                                          <w:rFonts w:ascii="Cambria Math" w:hAnsi="Cambria Math"/>
                                        </w:rPr>
                                        <m:t>exp</m:t>
                                      </m:r>
                                    </m:sub>
                                    <m:sup>
                                      <m:r>
                                        <w:rPr>
                                          <w:rFonts w:ascii="Cambria Math" w:hAnsi="Cambria Math"/>
                                        </w:rPr>
                                        <m:t>i,j</m:t>
                                      </m:r>
                                    </m:sup>
                                  </m:sSubSup>
                                </m:den>
                              </m:f>
                            </m:e>
                          </m:d>
                        </m:e>
                        <m:sup>
                          <m:r>
                            <w:rPr>
                              <w:rFonts w:ascii="Cambria Math" w:hAnsi="Cambria Math"/>
                            </w:rPr>
                            <m:t>2</m:t>
                          </m:r>
                        </m:sup>
                      </m:sSup>
                    </m:e>
                  </m:nary>
                </m:e>
              </m:d>
            </m:e>
          </m:nary>
        </m:oMath>
      </m:oMathPara>
    </w:p>
    <w:p w14:paraId="265C1539" w14:textId="20662592" w:rsidR="001B6996" w:rsidRPr="007C32E9" w:rsidRDefault="006203B1" w:rsidP="007C32E9">
      <w:pPr>
        <w:ind w:left="144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mod</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j=DNA strand</m:t>
              </m:r>
            </m:sub>
            <m:sup/>
            <m:e>
              <m:r>
                <w:rPr>
                  <w:rFonts w:ascii="Cambria Math" w:hAnsi="Cambria Math"/>
                </w:rPr>
                <m:t>2</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mod</m:t>
                          </m:r>
                        </m:sub>
                        <m:sup>
                          <m:r>
                            <w:rPr>
                              <w:rFonts w:ascii="Cambria Math" w:hAnsi="Cambria Math"/>
                            </w:rPr>
                            <m:t xml:space="preserve"> </m:t>
                          </m:r>
                        </m:sup>
                      </m:sSubSup>
                    </m:num>
                    <m:den>
                      <m:sSubSup>
                        <m:sSubSupPr>
                          <m:ctrlPr>
                            <w:rPr>
                              <w:rFonts w:ascii="Cambria Math" w:hAnsi="Cambria Math"/>
                              <w:i/>
                            </w:rPr>
                          </m:ctrlPr>
                        </m:sSubSupPr>
                        <m:e>
                          <m:r>
                            <w:rPr>
                              <w:rFonts w:ascii="Cambria Math" w:hAnsi="Cambria Math"/>
                            </w:rPr>
                            <m:t>σ</m:t>
                          </m:r>
                        </m:e>
                        <m:sub>
                          <m:r>
                            <w:rPr>
                              <w:rFonts w:ascii="Cambria Math" w:hAnsi="Cambria Math"/>
                            </w:rPr>
                            <m:t>exp,j</m:t>
                          </m:r>
                        </m:sub>
                        <m:sup>
                          <m:r>
                            <w:rPr>
                              <w:rFonts w:ascii="Cambria Math" w:hAnsi="Cambria Math"/>
                            </w:rPr>
                            <m:t>2</m:t>
                          </m:r>
                        </m:sup>
                      </m:sSubSup>
                    </m:den>
                  </m:f>
                </m:e>
              </m:d>
              <m:r>
                <w:rPr>
                  <w:rFonts w:ascii="Cambria Math" w:hAnsi="Cambria Math"/>
                </w:rPr>
                <m:t>*-1</m:t>
              </m:r>
            </m:e>
          </m:nary>
          <m:r>
            <w:rPr>
              <w:rFonts w:ascii="Cambria Math" w:hAnsi="Cambria Math"/>
            </w:rPr>
            <m:t>=0</m:t>
          </m:r>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j=DNA strand</m:t>
              </m:r>
            </m:sub>
            <m:sup/>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num>
                <m:den>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den>
              </m:f>
            </m:e>
          </m:nary>
          <m:r>
            <w:rPr>
              <w:rFonts w:ascii="Cambria Math" w:hAnsi="Cambria Math"/>
            </w:rPr>
            <m:t>=</m:t>
          </m:r>
          <m:nary>
            <m:naryPr>
              <m:chr m:val="∑"/>
              <m:supHide m:val="1"/>
              <m:ctrlPr>
                <w:rPr>
                  <w:rFonts w:ascii="Cambria Math" w:hAnsi="Cambria Math"/>
                  <w:i/>
                </w:rPr>
              </m:ctrlPr>
            </m:naryPr>
            <m:sub>
              <m:r>
                <w:rPr>
                  <w:rFonts w:ascii="Cambria Math" w:hAnsi="Cambria Math"/>
                </w:rPr>
                <m:t>n=DNA strand</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mod</m:t>
                      </m:r>
                    </m:sub>
                  </m:sSub>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e>
          </m:nary>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mod</m:t>
              </m:r>
            </m:sub>
          </m:sSub>
          <m:r>
            <w:rPr>
              <w:rFonts w:ascii="Cambria Math" w:hAnsi="Cambria Math"/>
            </w:rPr>
            <m:t>*</m:t>
          </m:r>
          <m:nary>
            <m:naryPr>
              <m:chr m:val="∑"/>
              <m:supHide m:val="1"/>
              <m:ctrlPr>
                <w:rPr>
                  <w:rFonts w:ascii="Cambria Math" w:hAnsi="Cambria Math"/>
                  <w:i/>
                </w:rPr>
              </m:ctrlPr>
            </m:naryPr>
            <m:sub>
              <m:r>
                <w:rPr>
                  <w:rFonts w:ascii="Cambria Math" w:hAnsi="Cambria Math"/>
                </w:rPr>
                <m:t>n=DNA strand</m:t>
              </m:r>
            </m:sub>
            <m:sup/>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e>
          </m:nary>
          <m:r>
            <w:rPr>
              <w:rFonts w:ascii="Cambria Math" w:hAnsi="Cambria Math"/>
            </w:rPr>
            <m:t xml:space="preserve">  </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082"/>
        <w:gridCol w:w="562"/>
      </w:tblGrid>
      <w:tr w:rsidR="007C32E9" w14:paraId="16E7451D" w14:textId="77777777" w:rsidTr="007C32E9">
        <w:tc>
          <w:tcPr>
            <w:tcW w:w="1418" w:type="dxa"/>
          </w:tcPr>
          <w:p w14:paraId="2E0C93D0" w14:textId="77777777" w:rsidR="007C32E9" w:rsidRDefault="007C32E9" w:rsidP="00DC6209"/>
        </w:tc>
        <w:tc>
          <w:tcPr>
            <w:tcW w:w="7082" w:type="dxa"/>
          </w:tcPr>
          <w:p w14:paraId="338F5639" w14:textId="0F6870E4" w:rsidR="007C32E9" w:rsidRPr="00D35DB1" w:rsidRDefault="006203B1" w:rsidP="00DC6209">
            <w:pPr>
              <w:jc w:val="left"/>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mod</m:t>
                    </m:r>
                  </m:sub>
                </m:sSub>
                <m:r>
                  <w:rPr>
                    <w:rFonts w:ascii="Cambria Math" w:hAnsi="Cambria Math"/>
                  </w:rPr>
                  <m:t>=</m:t>
                </m:r>
                <m:nary>
                  <m:naryPr>
                    <m:chr m:val="∑"/>
                    <m:supHide m:val="1"/>
                    <m:ctrlPr>
                      <w:rPr>
                        <w:rFonts w:ascii="Cambria Math" w:hAnsi="Cambria Math"/>
                        <w:i/>
                      </w:rPr>
                    </m:ctrlPr>
                  </m:naryPr>
                  <m:sub>
                    <m:r>
                      <w:rPr>
                        <w:rFonts w:ascii="Cambria Math" w:hAnsi="Cambria Math"/>
                      </w:rPr>
                      <m:t>j=DNA strand</m:t>
                    </m:r>
                  </m:sub>
                  <m:sup/>
                  <m:e>
                    <m:sSub>
                      <m:sSubPr>
                        <m:ctrlPr>
                          <w:rPr>
                            <w:rFonts w:ascii="Cambria Math" w:hAnsi="Cambria Math"/>
                            <w:i/>
                          </w:rPr>
                        </m:ctrlPr>
                      </m:sSubPr>
                      <m:e>
                        <m:r>
                          <w:rPr>
                            <w:rFonts w:ascii="Cambria Math" w:hAnsi="Cambria Math"/>
                          </w:rPr>
                          <m:t>w</m:t>
                        </m:r>
                      </m:e>
                      <m:sub>
                        <m:r>
                          <w:rPr>
                            <w:rFonts w:ascii="Cambria Math" w:hAnsi="Cambria Math"/>
                          </w:rPr>
                          <m:t>j</m:t>
                        </m:r>
                      </m:sub>
                    </m:sSub>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e>
                </m:nary>
                <m:r>
                  <w:rPr>
                    <w:rFonts w:ascii="Cambria Math" w:hAnsi="Cambria Math"/>
                  </w:rPr>
                  <m:t xml:space="preserve">          with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den>
                    </m:f>
                  </m:num>
                  <m:den>
                    <m:nary>
                      <m:naryPr>
                        <m:chr m:val="∑"/>
                        <m:supHide m:val="1"/>
                        <m:ctrlPr>
                          <w:rPr>
                            <w:rFonts w:ascii="Cambria Math" w:hAnsi="Cambria Math"/>
                            <w:i/>
                          </w:rPr>
                        </m:ctrlPr>
                      </m:naryPr>
                      <m:sub>
                        <m:r>
                          <w:rPr>
                            <w:rFonts w:ascii="Cambria Math" w:hAnsi="Cambria Math"/>
                          </w:rPr>
                          <m:t>n</m:t>
                        </m:r>
                      </m:sub>
                      <m:sup/>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e>
                    </m:nary>
                  </m:den>
                </m:f>
              </m:oMath>
            </m:oMathPara>
          </w:p>
        </w:tc>
        <w:tc>
          <w:tcPr>
            <w:tcW w:w="562" w:type="dxa"/>
          </w:tcPr>
          <w:p w14:paraId="6647C5C6" w14:textId="77777777" w:rsidR="007C32E9" w:rsidRDefault="007C32E9" w:rsidP="00DC6209">
            <w:pPr>
              <w:jc w:val="right"/>
            </w:pPr>
          </w:p>
          <w:p w14:paraId="1324A734" w14:textId="77777777" w:rsidR="007C32E9" w:rsidRDefault="007C32E9" w:rsidP="00DC6209">
            <w:pPr>
              <w:jc w:val="right"/>
            </w:pPr>
          </w:p>
          <w:p w14:paraId="1CEBA35F" w14:textId="446BF3A1" w:rsidR="007C32E9" w:rsidRDefault="007C32E9" w:rsidP="00DC6209">
            <w:pPr>
              <w:jc w:val="right"/>
            </w:pPr>
            <w:r w:rsidRPr="00D35DB1">
              <w:t>(</w:t>
            </w:r>
            <w:fldSimple w:instr=" SEQ Equation \* ARABIC ">
              <w:r w:rsidR="00985334">
                <w:rPr>
                  <w:noProof/>
                </w:rPr>
                <w:t>25</w:t>
              </w:r>
            </w:fldSimple>
            <w:r>
              <w:t>)</w:t>
            </w:r>
          </w:p>
        </w:tc>
      </w:tr>
    </w:tbl>
    <w:p w14:paraId="717EF1BB" w14:textId="77777777" w:rsidR="007C32E9" w:rsidRPr="007A7F2B" w:rsidRDefault="007C32E9" w:rsidP="00D36F85"/>
    <w:p w14:paraId="56579B4C" w14:textId="5A55F143" w:rsidR="00D36F85" w:rsidRPr="007A7F2B" w:rsidRDefault="00855955" w:rsidP="00D61F2C">
      <w:r>
        <w:t xml:space="preserve">In this equation </w:t>
      </w:r>
      <m:oMath>
        <m:r>
          <w:rPr>
            <w:rFonts w:ascii="Cambria Math" w:hAnsi="Cambria Math"/>
          </w:rPr>
          <m:t>y</m:t>
        </m:r>
      </m:oMath>
      <w:r>
        <w:t xml:space="preserve"> is the ABA value and </w:t>
      </w:r>
      <m:oMath>
        <m:r>
          <w:rPr>
            <w:rFonts w:ascii="Cambria Math" w:hAnsi="Cambria Math"/>
          </w:rPr>
          <m:t>σ</m:t>
        </m:r>
      </m:oMath>
      <w:r>
        <w:t xml:space="preserve"> is the measurement error from the experiment. </w:t>
      </w:r>
      <w:r w:rsidR="007E7E84">
        <w:t>This formula is also known as the weighted average, which is therefore what we will use to select the best fits. Using those</w:t>
      </w:r>
      <w:r w:rsidR="00D20B49" w:rsidRPr="007A7F2B">
        <w:t xml:space="preserve"> weights we calculate the weighted average of the data, which we assume to be the true data</w:t>
      </w:r>
      <w:r w:rsidR="001072A1" w:rsidRPr="007A7F2B">
        <w:t xml:space="preserve"> for our fit</w:t>
      </w:r>
      <w:r w:rsidR="00D20B49" w:rsidRPr="007A7F2B">
        <w:t xml:space="preserve">. Therefore we will select all the fits that have the most similarity with this weighted average of the data. </w:t>
      </w:r>
      <w:commentRangeStart w:id="157"/>
      <w:r w:rsidR="00D20B49" w:rsidRPr="007A7F2B">
        <w:t>The threshold is chosen such that we can see points of similarity in the energy landscape</w:t>
      </w:r>
      <w:r w:rsidR="00EF1E7B" w:rsidRPr="007A7F2B">
        <w:t xml:space="preserve"> and have a ‘high’ efficiency</w:t>
      </w:r>
      <w:r w:rsidR="00D20B49" w:rsidRPr="007A7F2B">
        <w:t xml:space="preserve">. </w:t>
      </w:r>
      <w:r w:rsidR="00F746E0" w:rsidRPr="007A7F2B">
        <w:t xml:space="preserve">  </w:t>
      </w:r>
      <w:commentRangeEnd w:id="157"/>
      <w:r w:rsidR="00772064">
        <w:rPr>
          <w:rStyle w:val="CommentReference"/>
        </w:rPr>
        <w:commentReference w:id="157"/>
      </w:r>
    </w:p>
    <w:bookmarkEnd w:id="26"/>
    <w:p w14:paraId="669560D8" w14:textId="10C9387D" w:rsidR="00B30051" w:rsidRPr="007A7F2B" w:rsidRDefault="00B30051">
      <w:r w:rsidRPr="007A7F2B">
        <w:br w:type="page"/>
      </w:r>
    </w:p>
    <w:p w14:paraId="5187B809" w14:textId="3CD44934" w:rsidR="00784677" w:rsidRPr="007A7F2B" w:rsidRDefault="00047EEF" w:rsidP="00277CE4">
      <w:pPr>
        <w:pStyle w:val="Title"/>
      </w:pPr>
      <w:bookmarkStart w:id="158" w:name="_Ref11097086"/>
      <w:bookmarkStart w:id="159" w:name="_Toc11673092"/>
      <w:bookmarkStart w:id="160" w:name="Results"/>
      <w:r w:rsidRPr="007A7F2B">
        <w:lastRenderedPageBreak/>
        <w:t>Discovered properties of the data</w:t>
      </w:r>
      <w:r w:rsidR="00543DE1">
        <w:t xml:space="preserve"> by</w:t>
      </w:r>
      <w:r w:rsidRPr="007A7F2B">
        <w:t xml:space="preserve"> fitting</w:t>
      </w:r>
      <w:bookmarkEnd w:id="158"/>
      <w:bookmarkEnd w:id="159"/>
      <w:r w:rsidR="00062507" w:rsidRPr="007A7F2B">
        <w:t xml:space="preserve"> </w:t>
      </w:r>
    </w:p>
    <w:p w14:paraId="3704B8F9" w14:textId="58D5F40E" w:rsidR="00407EC6" w:rsidRPr="007A7F2B" w:rsidRDefault="00CD79C0" w:rsidP="00CD79C0">
      <w:r w:rsidRPr="007A7F2B">
        <w:t xml:space="preserve">The first </w:t>
      </w:r>
      <w:r w:rsidR="00D32132" w:rsidRPr="007A7F2B">
        <w:t xml:space="preserve">set of </w:t>
      </w:r>
      <w:r w:rsidRPr="007A7F2B">
        <w:t>fit</w:t>
      </w:r>
      <w:r w:rsidR="00D32132" w:rsidRPr="007A7F2B">
        <w:t>s</w:t>
      </w:r>
      <w:r w:rsidRPr="007A7F2B">
        <w:t xml:space="preserve"> performed </w:t>
      </w:r>
      <w:r w:rsidR="00D32132" w:rsidRPr="007A7F2B">
        <w:t>u</w:t>
      </w:r>
      <w:r w:rsidRPr="007A7F2B">
        <w:t xml:space="preserve">sed all the data that was available from Finkelstein et al. </w:t>
      </w:r>
      <w:r w:rsidRPr="007A7F2B">
        <w:fldChar w:fldCharType="begin" w:fldLock="1"/>
      </w:r>
      <w:r w:rsidR="00B10E86">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B10E86">
        <w:rPr>
          <w:rFonts w:ascii="Cambria Math" w:hAnsi="Cambria Math" w:cs="Cambria Math"/>
        </w:rPr>
        <w:instrText>∼</w:instrText>
      </w:r>
      <w:r w:rsidR="00B10E86">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[25]","plainTextFormattedCitation":"[25]","previouslyFormattedCitation":"[25]"},"properties":{"noteIndex":0},"schema":"https://github.com/citation-style-language/schema/raw/master/csl-citation.json"}</w:instrText>
      </w:r>
      <w:r w:rsidRPr="007A7F2B">
        <w:fldChar w:fldCharType="separate"/>
      </w:r>
      <w:r w:rsidR="00FF0C42" w:rsidRPr="00FF0C42">
        <w:rPr>
          <w:noProof/>
        </w:rPr>
        <w:t>[25]</w:t>
      </w:r>
      <w:r w:rsidRPr="007A7F2B">
        <w:fldChar w:fldCharType="end"/>
      </w:r>
      <w:r w:rsidRPr="007A7F2B">
        <w:t xml:space="preserve">. This means the </w:t>
      </w:r>
      <w:commentRangeStart w:id="161"/>
      <m:oMath>
        <m:r>
          <m:rPr>
            <m:sty m:val="p"/>
          </m:rPr>
          <w:rPr>
            <w:rFonts w:ascii="Cambria Math" w:hAnsi="Cambria Math"/>
          </w:rPr>
          <m:t>Δ</m:t>
        </m:r>
        <m:r>
          <w:rPr>
            <w:rFonts w:ascii="Cambria Math" w:hAnsi="Cambria Math"/>
          </w:rPr>
          <m:t>ABA</m:t>
        </m:r>
      </m:oMath>
      <w:r w:rsidRPr="007A7F2B">
        <w:t xml:space="preserve"> </w:t>
      </w:r>
      <w:commentRangeEnd w:id="161"/>
      <w:r w:rsidR="00D16D12">
        <w:rPr>
          <w:rStyle w:val="CommentReference"/>
        </w:rPr>
        <w:commentReference w:id="161"/>
      </w:r>
      <w:r w:rsidRPr="007A7F2B">
        <w:t>for all double and single mismatches at (almost) every possible mismatch positions, for 8 concentration points</w:t>
      </w:r>
      <w:r w:rsidR="00D910CB">
        <w:t>,</w:t>
      </w:r>
      <w:r w:rsidRPr="007A7F2B">
        <w:t xml:space="preserve"> with the uncertainty in the measurement</w:t>
      </w:r>
      <w:r w:rsidR="00D910CB">
        <w:t xml:space="preserve"> </w:t>
      </w:r>
      <w:r w:rsidR="00D910CB" w:rsidRPr="007A7F2B">
        <w:t xml:space="preserve">(we </w:t>
      </w:r>
      <w:r w:rsidR="00D910CB">
        <w:t>included the</w:t>
      </w:r>
      <w:r w:rsidR="00D910CB" w:rsidRPr="007A7F2B">
        <w:t xml:space="preserve"> 0 nM </w:t>
      </w:r>
      <w:r w:rsidR="00D910CB">
        <w:t>measurement by subtracting this measured intensity from all the other measurements, since it should only reflect noise</w:t>
      </w:r>
      <w:r w:rsidR="00D910CB" w:rsidRPr="007A7F2B">
        <w:t>)</w:t>
      </w:r>
      <w:r w:rsidRPr="007A7F2B">
        <w:t xml:space="preserve">. The best fit seemed to get the </w:t>
      </w:r>
      <w:r w:rsidR="00440470">
        <w:t xml:space="preserve">first part of the </w:t>
      </w:r>
      <w:r w:rsidRPr="007A7F2B">
        <w:t xml:space="preserve">overall energy landscape </w:t>
      </w:r>
      <w:r w:rsidR="004224B2" w:rsidRPr="007A7F2B">
        <w:t xml:space="preserve">as we saw for Boyle, but the different fits did not have a lot of agreement as can be seen in </w:t>
      </w:r>
      <w:r w:rsidR="00056150" w:rsidRPr="007A7F2B">
        <w:fldChar w:fldCharType="begin"/>
      </w:r>
      <w:r w:rsidR="00056150" w:rsidRPr="007A7F2B">
        <w:instrText xml:space="preserve"> REF _Ref9587967 \h </w:instrText>
      </w:r>
      <w:r w:rsidR="00056150" w:rsidRPr="007A7F2B">
        <w:fldChar w:fldCharType="separate"/>
      </w:r>
      <w:r w:rsidR="00985334" w:rsidRPr="007A7F2B">
        <w:t xml:space="preserve">Figure </w:t>
      </w:r>
      <w:r w:rsidR="00985334">
        <w:rPr>
          <w:noProof/>
        </w:rPr>
        <w:t>8</w:t>
      </w:r>
      <w:r w:rsidR="00056150" w:rsidRPr="007A7F2B">
        <w:fldChar w:fldCharType="end"/>
      </w:r>
      <w:r w:rsidR="004224B2" w:rsidRPr="007A7F2B">
        <w:t>.</w:t>
      </w:r>
      <w:commentRangeStart w:id="162"/>
      <w:r w:rsidR="004224B2" w:rsidRPr="007A7F2B">
        <w:t xml:space="preserve"> Later in the process we discovered that this was due to the fact that we did not put a lower bound on the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4224B2" w:rsidRPr="007A7F2B">
        <w:t xml:space="preserve"> (the mismatch penalty), resulting in the possibility of a negative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4224B2" w:rsidRPr="007A7F2B">
        <w:t xml:space="preserve"> which indicates an energy gain, which does not make sense for a mismatch penalty. </w:t>
      </w:r>
      <w:commentRangeEnd w:id="162"/>
      <w:r w:rsidR="00D16D12">
        <w:rPr>
          <w:rStyle w:val="CommentReference"/>
        </w:rPr>
        <w:commentReference w:id="162"/>
      </w:r>
    </w:p>
    <w:p w14:paraId="2FF79482" w14:textId="2E08DAFE" w:rsidR="004224B2" w:rsidRPr="007A7F2B" w:rsidRDefault="004224B2" w:rsidP="00CD79C0">
      <w:r w:rsidRPr="007A7F2B">
        <w:t xml:space="preserve">However, this was not the </w:t>
      </w:r>
      <w:r w:rsidR="00407EC6" w:rsidRPr="007A7F2B">
        <w:t>most urgent</w:t>
      </w:r>
      <w:r w:rsidRPr="007A7F2B">
        <w:t xml:space="preserve"> problem </w:t>
      </w:r>
      <w:r w:rsidR="00407EC6" w:rsidRPr="007A7F2B">
        <w:t>to</w:t>
      </w:r>
      <w:r w:rsidRPr="007A7F2B">
        <w:t xml:space="preserve"> this fit. This fit took between 40 and 60 hours to finish, while the fit on the data of Boyle et al.  only needs 14 hours. </w:t>
      </w:r>
      <w:r w:rsidR="0046266A">
        <w:t xml:space="preserve">Both fits were performed using 20 cores on 1 node of the HPC05 cluster of TU Delft. </w:t>
      </w:r>
      <w:r w:rsidR="001935BC" w:rsidRPr="007A7F2B">
        <w:t>This difference</w:t>
      </w:r>
      <w:r w:rsidR="0046266A">
        <w:t xml:space="preserve"> in time</w:t>
      </w:r>
      <w:r w:rsidR="001935BC" w:rsidRPr="007A7F2B">
        <w:t xml:space="preserve"> is caused by the amount of points we fit, for Boyle</w:t>
      </w:r>
      <w:r w:rsidR="00056150" w:rsidRPr="007A7F2B">
        <w:t xml:space="preserve"> et al. </w:t>
      </w:r>
      <w:r w:rsidR="00056150" w:rsidRPr="007A7F2B">
        <w:fldChar w:fldCharType="begin" w:fldLock="1"/>
      </w:r>
      <w:r w:rsidR="00B10E86">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[24]","plainTextFormattedCitation":"[24]","previouslyFormattedCitation":"[24]"},"properties":{"noteIndex":0},"schema":"https://github.com/citation-style-language/schema/raw/master/csl-citation.json"}</w:instrText>
      </w:r>
      <w:r w:rsidR="00056150" w:rsidRPr="007A7F2B">
        <w:fldChar w:fldCharType="separate"/>
      </w:r>
      <w:r w:rsidR="00FF0C42" w:rsidRPr="00FF0C42">
        <w:rPr>
          <w:noProof/>
        </w:rPr>
        <w:t>[24]</w:t>
      </w:r>
      <w:r w:rsidR="00056150" w:rsidRPr="007A7F2B">
        <w:fldChar w:fldCharType="end"/>
      </w:r>
      <w:r w:rsidR="001935BC" w:rsidRPr="007A7F2B">
        <w:t xml:space="preserve"> </w:t>
      </w:r>
      <w:commentRangeStart w:id="163"/>
      <w:r w:rsidR="001935BC" w:rsidRPr="007A7F2B">
        <w:t>this were only 3 timepoints, while for Finkelstein we have 8 concentration points</w:t>
      </w:r>
      <w:commentRangeEnd w:id="163"/>
      <w:r w:rsidR="00D16D12">
        <w:rPr>
          <w:rStyle w:val="CommentReference"/>
        </w:rPr>
        <w:commentReference w:id="163"/>
      </w:r>
      <w:r w:rsidR="001935BC" w:rsidRPr="007A7F2B">
        <w:t xml:space="preserve">. </w:t>
      </w:r>
      <w:commentRangeStart w:id="164"/>
      <w:r w:rsidRPr="007A7F2B">
        <w:t xml:space="preserve">Those 60 hours is too long if you want to be able to adjust properties and test it again. </w:t>
      </w:r>
      <w:commentRangeEnd w:id="164"/>
      <w:r w:rsidR="00D16D12">
        <w:rPr>
          <w:rStyle w:val="CommentReference"/>
        </w:rPr>
        <w:commentReference w:id="164"/>
      </w:r>
      <w:r w:rsidRPr="007A7F2B">
        <w:t>Therefore we decided to solve this problem first before we tried to improve the fit efficiency and quality. We came up with 3 ideas to make the code faster</w:t>
      </w:r>
      <w:r w:rsidR="00056150" w:rsidRPr="007A7F2B">
        <w:t xml:space="preserve">, which would </w:t>
      </w:r>
      <w:r w:rsidR="00440470">
        <w:t xml:space="preserve">give us </w:t>
      </w:r>
      <w:r w:rsidR="00056150" w:rsidRPr="007A7F2B">
        <w:t>more insight in the data</w:t>
      </w:r>
      <w:r w:rsidR="00440470">
        <w:t xml:space="preserve"> at the same time</w:t>
      </w:r>
      <w:r w:rsidRPr="007A7F2B">
        <w:t>:</w:t>
      </w:r>
    </w:p>
    <w:p w14:paraId="38898616" w14:textId="58B0381C" w:rsidR="004224B2" w:rsidRPr="007A7F2B" w:rsidRDefault="004224B2" w:rsidP="004224B2">
      <w:pPr>
        <w:pStyle w:val="ListParagraph"/>
        <w:numPr>
          <w:ilvl w:val="0"/>
          <w:numId w:val="11"/>
        </w:numPr>
      </w:pPr>
      <w:r w:rsidRPr="007A7F2B">
        <w:rPr>
          <w:i/>
        </w:rPr>
        <w:t>Usage of multiple processing with mpi4py in python</w:t>
      </w:r>
      <w:r w:rsidR="001935BC" w:rsidRPr="007A7F2B">
        <w:rPr>
          <w:i/>
        </w:rPr>
        <w:t>:</w:t>
      </w:r>
      <w:r w:rsidRPr="007A7F2B">
        <w:t xml:space="preserve"> </w:t>
      </w:r>
      <w:r w:rsidR="001935BC" w:rsidRPr="007A7F2B">
        <w:t>T</w:t>
      </w:r>
      <w:r w:rsidRPr="007A7F2B">
        <w:t xml:space="preserve">o be able to run the code on more than 20 cores spread out over different nodes. Due to technical difficulties, probably with the settings of the cluster, </w:t>
      </w:r>
      <w:commentRangeStart w:id="165"/>
      <w:r w:rsidRPr="007A7F2B">
        <w:t>this was impossible to achieve</w:t>
      </w:r>
      <w:commentRangeEnd w:id="165"/>
      <w:r w:rsidR="00D16D12">
        <w:rPr>
          <w:rStyle w:val="CommentReference"/>
        </w:rPr>
        <w:commentReference w:id="165"/>
      </w:r>
      <w:r w:rsidRPr="007A7F2B">
        <w:t xml:space="preserve">. </w:t>
      </w:r>
    </w:p>
    <w:p w14:paraId="7093C72A" w14:textId="1F36DB14" w:rsidR="004224B2" w:rsidRPr="007A7F2B" w:rsidRDefault="004224B2" w:rsidP="004224B2">
      <w:pPr>
        <w:pStyle w:val="ListParagraph"/>
        <w:numPr>
          <w:ilvl w:val="0"/>
          <w:numId w:val="11"/>
        </w:numPr>
      </w:pPr>
      <w:r w:rsidRPr="007A7F2B">
        <w:rPr>
          <w:i/>
        </w:rPr>
        <w:t>Use less concentration points for the fi</w:t>
      </w:r>
      <w:r w:rsidR="00056150" w:rsidRPr="007A7F2B">
        <w:rPr>
          <w:i/>
        </w:rPr>
        <w:t>t</w:t>
      </w:r>
      <w:r w:rsidR="001935BC" w:rsidRPr="007A7F2B">
        <w:rPr>
          <w:i/>
        </w:rPr>
        <w:t>:</w:t>
      </w:r>
      <w:r w:rsidRPr="007A7F2B">
        <w:t xml:space="preserve">. </w:t>
      </w:r>
      <w:r w:rsidR="001935BC" w:rsidRPr="007A7F2B">
        <w:t xml:space="preserve">Since we fit the Hill-curve through these points, it maybe is possible to use less points and still be able to fit </w:t>
      </w:r>
      <w:commentRangeStart w:id="166"/>
      <w:r w:rsidR="001935BC" w:rsidRPr="007A7F2B">
        <w:t>the correct curve</w:t>
      </w:r>
      <w:commentRangeEnd w:id="166"/>
      <w:r w:rsidR="00D16D12">
        <w:rPr>
          <w:rStyle w:val="CommentReference"/>
        </w:rPr>
        <w:commentReference w:id="166"/>
      </w:r>
      <w:r w:rsidR="001935BC" w:rsidRPr="007A7F2B">
        <w:t>.</w:t>
      </w:r>
    </w:p>
    <w:p w14:paraId="24EFFBD8" w14:textId="6C6E900B" w:rsidR="001935BC" w:rsidRPr="007C32E9" w:rsidRDefault="001935BC" w:rsidP="007C32E9">
      <w:pPr>
        <w:pStyle w:val="ListParagraph"/>
        <w:numPr>
          <w:ilvl w:val="0"/>
          <w:numId w:val="11"/>
        </w:numPr>
      </w:pPr>
      <w:r w:rsidRPr="007A7F2B">
        <w:rPr>
          <w:i/>
        </w:rPr>
        <w:t>Assume equilibrium</w:t>
      </w:r>
      <w:r w:rsidRPr="007A7F2B">
        <w:t xml:space="preserve">: Right now the </w:t>
      </w:r>
      <w:r w:rsidR="00056150" w:rsidRPr="007A7F2B">
        <w:t>most time expensive step</w:t>
      </w:r>
      <w:r w:rsidRPr="007A7F2B">
        <w:t xml:space="preserve"> for this fit is the calculation of the rate-matrix. Using the assumption of an equilibrium we do not need to use this matrix anymore to calculate the </w:t>
      </w:r>
      <m:oMath>
        <m:r>
          <w:rPr>
            <w:rFonts w:ascii="Cambria Math" w:hAnsi="Cambria Math"/>
          </w:rPr>
          <m:t>ABA</m:t>
        </m:r>
      </m:oMath>
      <w:r w:rsidRPr="007A7F2B">
        <w:t xml:space="preserve">. This can simply be done by adding the Boltzmann </w:t>
      </w:r>
      <w:commentRangeStart w:id="167"/>
      <w:r w:rsidR="00056150" w:rsidRPr="007A7F2B">
        <w:t>weights for every bound state</w:t>
      </w:r>
      <w:commentRangeEnd w:id="167"/>
      <w:r w:rsidR="00D16D12">
        <w:rPr>
          <w:rStyle w:val="CommentReference"/>
        </w:rPr>
        <w:commentReference w:id="167"/>
      </w:r>
      <w:r w:rsidR="00056150" w:rsidRPr="007A7F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811"/>
        <w:gridCol w:w="562"/>
      </w:tblGrid>
      <w:tr w:rsidR="007C32E9" w14:paraId="5C1A250B" w14:textId="77777777" w:rsidTr="00DC6209">
        <w:tc>
          <w:tcPr>
            <w:tcW w:w="2689" w:type="dxa"/>
          </w:tcPr>
          <w:p w14:paraId="0B83980F" w14:textId="77777777" w:rsidR="007C32E9" w:rsidRDefault="007C32E9" w:rsidP="00DC6209"/>
        </w:tc>
        <w:tc>
          <w:tcPr>
            <w:tcW w:w="5811" w:type="dxa"/>
          </w:tcPr>
          <w:p w14:paraId="526D2096" w14:textId="4BC2DB62" w:rsidR="007C32E9" w:rsidRPr="00D35DB1" w:rsidRDefault="007C32E9" w:rsidP="00DC6209">
            <w:pPr>
              <w:jc w:val="left"/>
            </w:pPr>
            <m:oMathPara>
              <m:oMathParaPr>
                <m:jc m:val="left"/>
              </m:oMathParaPr>
              <m:oMath>
                <m:r>
                  <w:rPr>
                    <w:rFonts w:ascii="Cambria Math" w:hAnsi="Cambria Math"/>
                  </w:rPr>
                  <m:t>ABA=-</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 </m:t>
                        </m:r>
                        <m:nary>
                          <m:naryPr>
                            <m:chr m:val="∑"/>
                            <m:supHide m:val="1"/>
                            <m:ctrlPr>
                              <w:rPr>
                                <w:rFonts w:ascii="Cambria Math" w:hAnsi="Cambria Math"/>
                                <w:i/>
                              </w:rPr>
                            </m:ctrlPr>
                          </m:naryPr>
                          <m:sub>
                            <m:r>
                              <w:rPr>
                                <w:rFonts w:ascii="Cambria Math" w:hAnsi="Cambria Math"/>
                              </w:rPr>
                              <m:t>i=bound state</m:t>
                            </m:r>
                          </m:sub>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e>
                    </m:d>
                  </m:e>
                </m:func>
              </m:oMath>
            </m:oMathPara>
          </w:p>
        </w:tc>
        <w:tc>
          <w:tcPr>
            <w:tcW w:w="562" w:type="dxa"/>
          </w:tcPr>
          <w:p w14:paraId="3F87E99E" w14:textId="50D88FE9" w:rsidR="007C32E9" w:rsidRDefault="007C32E9" w:rsidP="00DC6209">
            <w:pPr>
              <w:jc w:val="right"/>
            </w:pPr>
            <w:bookmarkStart w:id="168" w:name="_Ref11096220"/>
            <w:r w:rsidRPr="00D35DB1">
              <w:t>(</w:t>
            </w:r>
            <w:fldSimple w:instr=" SEQ Equation \* ARABIC ">
              <w:r w:rsidR="00985334">
                <w:rPr>
                  <w:noProof/>
                </w:rPr>
                <w:t>26</w:t>
              </w:r>
            </w:fldSimple>
            <w:r>
              <w:t>)</w:t>
            </w:r>
            <w:bookmarkEnd w:id="168"/>
          </w:p>
        </w:tc>
      </w:tr>
    </w:tbl>
    <w:p w14:paraId="7D542B66" w14:textId="01F69896" w:rsidR="00056150" w:rsidRPr="007A7F2B" w:rsidRDefault="00D910CB" w:rsidP="00056150">
      <w:pPr>
        <w:keepNext/>
        <w:jc w:val="center"/>
      </w:pPr>
      <w:r>
        <w:br/>
      </w:r>
      <w:r w:rsidR="00056150" w:rsidRPr="007A7F2B">
        <w:rPr>
          <w:noProof/>
          <w:lang w:val="en-US"/>
        </w:rPr>
        <w:drawing>
          <wp:inline distT="0" distB="0" distL="0" distR="0" wp14:anchorId="7D9677D0" wp14:editId="3215DEB7">
            <wp:extent cx="4128476" cy="2783840"/>
            <wp:effectExtent l="0" t="0" r="5715" b="0"/>
            <wp:docPr id="9" name="Picture 9" descr="C:\Users\Diewertje\AppData\Local\Microsoft\Windows\INetCache\Content.MSO\8755FF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wertje\AppData\Local\Microsoft\Windows\INetCache\Content.MSO\8755FFD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984" cy="2825315"/>
                    </a:xfrm>
                    <a:prstGeom prst="rect">
                      <a:avLst/>
                    </a:prstGeom>
                    <a:noFill/>
                    <a:ln>
                      <a:noFill/>
                    </a:ln>
                  </pic:spPr>
                </pic:pic>
              </a:graphicData>
            </a:graphic>
          </wp:inline>
        </w:drawing>
      </w:r>
    </w:p>
    <w:p w14:paraId="3EF34131" w14:textId="6675F64D" w:rsidR="00A8073F" w:rsidRPr="000F08C2" w:rsidRDefault="00056150" w:rsidP="000F08C2">
      <w:pPr>
        <w:pStyle w:val="Caption"/>
        <w:jc w:val="center"/>
      </w:pPr>
      <w:bookmarkStart w:id="169" w:name="_Ref9587967"/>
      <w:r w:rsidRPr="007A7F2B">
        <w:t xml:space="preserve">Figure </w:t>
      </w:r>
      <w:fldSimple w:instr=" SEQ Figure \* ARABIC ">
        <w:r w:rsidR="00FC68CD">
          <w:rPr>
            <w:noProof/>
          </w:rPr>
          <w:t>8</w:t>
        </w:r>
      </w:fldSimple>
      <w:bookmarkEnd w:id="169"/>
      <w:r w:rsidRPr="007A7F2B">
        <w:t>: The first run of fits to the data of Finkelstein et</w:t>
      </w:r>
      <w:commentRangeStart w:id="170"/>
      <w:r w:rsidRPr="007A7F2B">
        <w:t xml:space="preserve"> al.. 50 fits are projected, showing a lot of diviation in the on-target Free energy landscape</w:t>
      </w:r>
      <w:commentRangeEnd w:id="170"/>
      <w:r w:rsidR="00D16D12">
        <w:rPr>
          <w:rStyle w:val="CommentReference"/>
          <w:b w:val="0"/>
          <w:bCs w:val="0"/>
          <w:caps w:val="0"/>
        </w:rPr>
        <w:commentReference w:id="170"/>
      </w:r>
    </w:p>
    <w:p w14:paraId="5975C0F5" w14:textId="4FF214A4" w:rsidR="004F3FB9" w:rsidRPr="007A7F2B" w:rsidRDefault="00056150" w:rsidP="00EF0570">
      <w:pPr>
        <w:pStyle w:val="Heading1"/>
      </w:pPr>
      <w:bookmarkStart w:id="171" w:name="_Toc11083556"/>
      <w:bookmarkStart w:id="172" w:name="_Toc11673093"/>
      <w:del w:id="173" w:author="Misha Klein" w:date="2019-06-17T20:51:00Z">
        <w:r w:rsidRPr="007A7F2B" w:rsidDel="000C1677">
          <w:lastRenderedPageBreak/>
          <w:delText>The u</w:delText>
        </w:r>
        <w:r w:rsidR="004F3FB9" w:rsidRPr="007A7F2B" w:rsidDel="000C1677">
          <w:delText>sage of</w:delText>
        </w:r>
      </w:del>
      <w:ins w:id="174" w:author="Misha Klein" w:date="2019-06-17T20:51:00Z">
        <w:r w:rsidR="000C1677">
          <w:t>Using</w:t>
        </w:r>
      </w:ins>
      <w:r w:rsidR="004F3FB9" w:rsidRPr="007A7F2B">
        <w:t xml:space="preserve"> less concentration points</w:t>
      </w:r>
      <w:bookmarkEnd w:id="171"/>
      <w:bookmarkEnd w:id="172"/>
    </w:p>
    <w:p w14:paraId="2F548582" w14:textId="264F8E1B" w:rsidR="00056150" w:rsidRPr="007A7F2B" w:rsidRDefault="00A27F33" w:rsidP="00056150">
      <w:r w:rsidRPr="007A7F2B">
        <w:t xml:space="preserve">Using less concentration points </w:t>
      </w:r>
      <w:commentRangeStart w:id="175"/>
      <w:r w:rsidRPr="007A7F2B">
        <w:t>would mean that you have to do less calculations and therefore make the code faster</w:t>
      </w:r>
      <w:commentRangeEnd w:id="175"/>
      <w:r w:rsidR="00772064">
        <w:rPr>
          <w:rStyle w:val="CommentReference"/>
        </w:rPr>
        <w:commentReference w:id="175"/>
      </w:r>
      <w:r w:rsidRPr="007A7F2B">
        <w:t xml:space="preserve">. Now the question remains which and how many points you need to still make a good prediction for the </w:t>
      </w:r>
      <m:oMath>
        <m:r>
          <w:rPr>
            <w:rFonts w:ascii="Cambria Math" w:hAnsi="Cambria Math"/>
          </w:rPr>
          <m:t>ABA</m:t>
        </m:r>
      </m:oMath>
      <w:r w:rsidRPr="007A7F2B">
        <w:t>. In order to answer this question we looked back at the unprocessed data from Finkelstein et al.  from which we can calculate the occupa</w:t>
      </w:r>
      <w:r w:rsidR="00BC5D18" w:rsidRPr="007A7F2B">
        <w:t>ncy</w:t>
      </w:r>
      <w:r w:rsidRPr="007A7F2B">
        <w:t xml:space="preserve"> </w:t>
      </w:r>
      <m:oMath>
        <m:sSub>
          <m:sSubPr>
            <m:ctrlPr>
              <w:rPr>
                <w:rFonts w:ascii="Cambria Math" w:hAnsi="Cambria Math"/>
                <w:i/>
              </w:rPr>
            </m:ctrlPr>
          </m:sSubPr>
          <m:e>
            <m:r>
              <w:rPr>
                <w:rFonts w:ascii="Cambria Math" w:hAnsi="Cambria Math"/>
              </w:rPr>
              <m:t>(P</m:t>
            </m:r>
          </m:e>
          <m:sub>
            <m:r>
              <w:rPr>
                <w:rFonts w:ascii="Cambria Math" w:hAnsi="Cambria Math"/>
              </w:rPr>
              <m:t>bound</m:t>
            </m:r>
          </m:sub>
        </m:sSub>
        <m:r>
          <w:rPr>
            <w:rFonts w:ascii="Cambria Math" w:hAnsi="Cambria Math"/>
          </w:rPr>
          <m:t xml:space="preserve">) </m:t>
        </m:r>
      </m:oMath>
      <w:r w:rsidRPr="007A7F2B">
        <w:t>for every concentration. These values for the occupancy were th</w:t>
      </w:r>
      <w:ins w:id="176" w:author="Misha Klein" w:date="2019-06-17T20:52:00Z">
        <w:r w:rsidR="00477F27">
          <w:t>e</w:t>
        </w:r>
      </w:ins>
      <w:del w:id="177" w:author="Misha Klein" w:date="2019-06-17T20:52:00Z">
        <w:r w:rsidRPr="007A7F2B" w:rsidDel="00477F27">
          <w:delText>a</w:delText>
        </w:r>
      </w:del>
      <w:r w:rsidRPr="007A7F2B">
        <w:t xml:space="preserve">n used in the Hill-equation to find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7A7F2B">
        <w:t xml:space="preserve"> and calculate the </w:t>
      </w:r>
      <m:oMath>
        <m:r>
          <w:rPr>
            <w:rFonts w:ascii="Cambria Math" w:hAnsi="Cambria Math"/>
          </w:rPr>
          <m:t>ABA</m:t>
        </m:r>
      </m:oMath>
      <w:r w:rsidRPr="007A7F2B">
        <w:t xml:space="preserve"> as was explained in section </w:t>
      </w:r>
      <w:r w:rsidR="001A123F">
        <w:fldChar w:fldCharType="begin"/>
      </w:r>
      <w:r w:rsidR="001A123F">
        <w:instrText xml:space="preserve"> REF _Ref11139752 \r \h </w:instrText>
      </w:r>
      <w:r w:rsidR="001A123F">
        <w:fldChar w:fldCharType="separate"/>
      </w:r>
      <w:r w:rsidR="00985334">
        <w:t>3.1.1</w:t>
      </w:r>
      <w:r w:rsidR="001A123F">
        <w:fldChar w:fldCharType="end"/>
      </w:r>
      <w:r w:rsidRPr="007A7F2B">
        <w:t xml:space="preserve">. For our previous fit this was only done with all the 8 concentration points, but now we will test if we </w:t>
      </w:r>
      <w:ins w:id="178" w:author="Misha Klein" w:date="2019-06-18T11:00:00Z">
        <w:r w:rsidR="00772064">
          <w:t xml:space="preserve">would have goten the same had we used less concentration points by evaluating </w:t>
        </w:r>
      </w:ins>
      <w:del w:id="179" w:author="Misha Klein" w:date="2019-06-18T11:00:00Z">
        <w:r w:rsidRPr="007A7F2B" w:rsidDel="00772064">
          <w:delText xml:space="preserve">can get the same result if we use less concentration points. </w:delText>
        </w:r>
        <w:r w:rsidR="00BC5D18" w:rsidRPr="007A7F2B" w:rsidDel="00772064">
          <w:delText>We look</w:delText>
        </w:r>
        <w:r w:rsidR="00440470" w:rsidDel="00772064">
          <w:delText>ed</w:delText>
        </w:r>
        <w:r w:rsidR="00BC5D18" w:rsidRPr="007A7F2B" w:rsidDel="00772064">
          <w:delText xml:space="preserve"> at </w:delText>
        </w:r>
      </w:del>
      <w:r w:rsidR="00BC5D18" w:rsidRPr="007A7F2B">
        <w:t xml:space="preserve">the error and the correlation coefficient between the </w:t>
      </w:r>
      <m:oMath>
        <m:r>
          <w:rPr>
            <w:rFonts w:ascii="Cambria Math" w:hAnsi="Cambria Math"/>
          </w:rPr>
          <m:t>ABA</m:t>
        </m:r>
      </m:oMath>
      <w:r w:rsidR="00BC5D18" w:rsidRPr="007A7F2B">
        <w:t xml:space="preserve"> value of all concentration points and the </w:t>
      </w:r>
      <m:oMath>
        <m:r>
          <w:rPr>
            <w:rFonts w:ascii="Cambria Math" w:hAnsi="Cambria Math"/>
          </w:rPr>
          <m:t>ABA</m:t>
        </m:r>
      </m:oMath>
      <w:r w:rsidR="00BC5D18" w:rsidRPr="007A7F2B">
        <w:t xml:space="preserve"> with less points. </w:t>
      </w:r>
    </w:p>
    <w:p w14:paraId="492CF4BA" w14:textId="3183AF49" w:rsidR="00BC5D18" w:rsidRPr="007A7F2B" w:rsidRDefault="00BC5D18" w:rsidP="00056150">
      <w:commentRangeStart w:id="180"/>
      <w:r w:rsidRPr="00301927">
        <w:rPr>
          <w:strike/>
          <w:rPrChange w:id="181" w:author="Misha Klein" w:date="2019-06-18T11:02:00Z">
            <w:rPr/>
          </w:rPrChange>
        </w:rPr>
        <w:t>The least amount of points would be preferred, since this results in the least amount of calculations</w:t>
      </w:r>
      <w:commentRangeEnd w:id="180"/>
      <w:r w:rsidR="00301927">
        <w:rPr>
          <w:rStyle w:val="CommentReference"/>
        </w:rPr>
        <w:commentReference w:id="180"/>
      </w:r>
      <w:r w:rsidRPr="007A7F2B">
        <w:t>. Therefore we started by looking at every combination of 2 concentration points. For these we looked at the o</w:t>
      </w:r>
      <w:ins w:id="182" w:author="Misha Klein" w:date="2019-06-18T11:02:00Z">
        <w:r w:rsidR="00F94A5C">
          <w:t>nes</w:t>
        </w:r>
      </w:ins>
      <w:del w:id="183" w:author="Misha Klein" w:date="2019-06-18T11:02:00Z">
        <w:r w:rsidRPr="007A7F2B" w:rsidDel="00F94A5C">
          <w:delText>nce</w:delText>
        </w:r>
      </w:del>
      <w:r w:rsidRPr="007A7F2B">
        <w:t xml:space="preserve"> with the lowest error (see </w:t>
      </w:r>
      <w:r w:rsidR="00C0336B" w:rsidRPr="007A7F2B">
        <w:fldChar w:fldCharType="begin"/>
      </w:r>
      <w:r w:rsidR="00C0336B" w:rsidRPr="007A7F2B">
        <w:instrText xml:space="preserve"> REF _Ref9596145 \h </w:instrText>
      </w:r>
      <w:r w:rsidR="00C0336B" w:rsidRPr="007A7F2B">
        <w:fldChar w:fldCharType="separate"/>
      </w:r>
      <w:r w:rsidR="00985334" w:rsidRPr="007A7F2B">
        <w:t xml:space="preserve">Figure </w:t>
      </w:r>
      <w:r w:rsidR="00985334">
        <w:rPr>
          <w:noProof/>
        </w:rPr>
        <w:t>9</w:t>
      </w:r>
      <w:r w:rsidR="00C0336B" w:rsidRPr="007A7F2B">
        <w:fldChar w:fldCharType="end"/>
      </w:r>
      <w:r w:rsidR="00C0336B" w:rsidRPr="007A7F2B">
        <w:t>A</w:t>
      </w:r>
      <w:r w:rsidRPr="007A7F2B">
        <w:t>)</w:t>
      </w:r>
      <w:ins w:id="184" w:author="Misha Klein" w:date="2019-06-18T11:02:00Z">
        <w:r w:rsidR="009A2569">
          <w:t xml:space="preserve">, </w:t>
        </w:r>
      </w:ins>
      <w:del w:id="185" w:author="Misha Klein" w:date="2019-06-18T11:02:00Z">
        <w:r w:rsidRPr="007A7F2B" w:rsidDel="009A2569">
          <w:delText xml:space="preserve"> </w:delText>
        </w:r>
      </w:del>
      <w:r w:rsidRPr="007A7F2B">
        <w:t>which in this case remain</w:t>
      </w:r>
      <w:ins w:id="186" w:author="Misha Klein" w:date="2019-06-18T11:02:00Z">
        <w:r w:rsidR="0072480E">
          <w:t>ed</w:t>
        </w:r>
      </w:ins>
      <w:del w:id="187" w:author="Misha Klein" w:date="2019-06-18T11:02:00Z">
        <w:r w:rsidRPr="007A7F2B" w:rsidDel="0072480E">
          <w:delText>s</w:delText>
        </w:r>
      </w:del>
      <w:r w:rsidR="00C0336B" w:rsidRPr="007A7F2B">
        <w:t xml:space="preserve"> at least</w:t>
      </w:r>
      <w:r w:rsidRPr="007A7F2B">
        <w:t xml:space="preserve"> 0.100232. Looking at the results for the combinations of 3 concentration points gives an lower err</w:t>
      </w:r>
      <w:r w:rsidR="00C0336B" w:rsidRPr="007A7F2B">
        <w:t>or</w:t>
      </w:r>
      <w:r w:rsidRPr="007A7F2B">
        <w:t xml:space="preserve"> for the concentrations [1 nM, 30 nM, 100 nM] </w:t>
      </w:r>
      <w:r w:rsidR="00C0336B" w:rsidRPr="007A7F2B">
        <w:t xml:space="preserve">(See </w:t>
      </w:r>
      <w:r w:rsidR="00C0336B" w:rsidRPr="007A7F2B">
        <w:fldChar w:fldCharType="begin"/>
      </w:r>
      <w:r w:rsidR="00C0336B" w:rsidRPr="007A7F2B">
        <w:instrText xml:space="preserve"> REF _Ref9596145 \h </w:instrText>
      </w:r>
      <w:r w:rsidR="00C0336B" w:rsidRPr="007A7F2B">
        <w:fldChar w:fldCharType="separate"/>
      </w:r>
      <w:r w:rsidR="00985334" w:rsidRPr="007A7F2B">
        <w:t xml:space="preserve">Figure </w:t>
      </w:r>
      <w:r w:rsidR="00985334">
        <w:rPr>
          <w:noProof/>
        </w:rPr>
        <w:t>9</w:t>
      </w:r>
      <w:r w:rsidR="00C0336B" w:rsidRPr="007A7F2B">
        <w:fldChar w:fldCharType="end"/>
      </w:r>
      <w:r w:rsidR="00C0336B" w:rsidRPr="007A7F2B">
        <w:t xml:space="preserve">B). This only gives an error of approximately 7.7% for all </w:t>
      </w:r>
      <w:commentRangeStart w:id="188"/>
      <w:r w:rsidR="00C0336B" w:rsidRPr="007A7F2B">
        <w:t xml:space="preserve">the strands </w:t>
      </w:r>
      <w:commentRangeEnd w:id="188"/>
      <w:r w:rsidR="00477F27">
        <w:rPr>
          <w:rStyle w:val="CommentReference"/>
        </w:rPr>
        <w:commentReference w:id="188"/>
      </w:r>
      <w:r w:rsidR="00C0336B" w:rsidRPr="007A7F2B">
        <w:t>that were tested (7395 in total) while we are using only 3 concentration points</w:t>
      </w:r>
      <w:r w:rsidR="00CA7780" w:rsidRPr="007A7F2B">
        <w:t>, or an error of 10% using 2 points.</w:t>
      </w:r>
    </w:p>
    <w:p w14:paraId="1ECDBCD2" w14:textId="348F4CA4" w:rsidR="00C0336B" w:rsidRPr="007A7F2B" w:rsidRDefault="00C0336B" w:rsidP="00C0336B">
      <w:pPr>
        <w:keepNext/>
        <w:jc w:val="center"/>
      </w:pPr>
      <w:r w:rsidRPr="007A7F2B">
        <w:rPr>
          <w:b/>
        </w:rPr>
        <w:t>A</w:t>
      </w:r>
      <w:r w:rsidR="0046266A">
        <w:rPr>
          <w:b/>
        </w:rPr>
        <w:t>)</w:t>
      </w:r>
      <w:r w:rsidRPr="007A7F2B">
        <w:rPr>
          <w:b/>
        </w:rPr>
        <w:t xml:space="preserve"> </w:t>
      </w:r>
      <w:r w:rsidR="00BC5D18" w:rsidRPr="007A7F2B">
        <w:rPr>
          <w:noProof/>
          <w:lang w:val="en-US"/>
        </w:rPr>
        <w:drawing>
          <wp:inline distT="0" distB="0" distL="0" distR="0" wp14:anchorId="6E7AF933" wp14:editId="26F6E693">
            <wp:extent cx="1385668" cy="1178357"/>
            <wp:effectExtent l="0" t="0" r="508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98E811.tmp"/>
                    <pic:cNvPicPr/>
                  </pic:nvPicPr>
                  <pic:blipFill rotWithShape="1">
                    <a:blip r:embed="rId24">
                      <a:extLst>
                        <a:ext uri="{28A0092B-C50C-407E-A947-70E740481C1C}">
                          <a14:useLocalDpi xmlns:a14="http://schemas.microsoft.com/office/drawing/2010/main" val="0"/>
                        </a:ext>
                      </a:extLst>
                    </a:blip>
                    <a:srcRect l="14650"/>
                    <a:stretch/>
                  </pic:blipFill>
                  <pic:spPr bwMode="auto">
                    <a:xfrm>
                      <a:off x="0" y="0"/>
                      <a:ext cx="1405864" cy="1195531"/>
                    </a:xfrm>
                    <a:prstGeom prst="rect">
                      <a:avLst/>
                    </a:prstGeom>
                    <a:ln>
                      <a:noFill/>
                    </a:ln>
                    <a:extLst>
                      <a:ext uri="{53640926-AAD7-44D8-BBD7-CCE9431645EC}">
                        <a14:shadowObscured xmlns:a14="http://schemas.microsoft.com/office/drawing/2010/main"/>
                      </a:ext>
                    </a:extLst>
                  </pic:spPr>
                </pic:pic>
              </a:graphicData>
            </a:graphic>
          </wp:inline>
        </w:drawing>
      </w:r>
      <w:r w:rsidR="00BC5D18" w:rsidRPr="007A7F2B">
        <w:tab/>
      </w:r>
      <w:r w:rsidRPr="007A7F2B">
        <w:t xml:space="preserve"> </w:t>
      </w:r>
      <w:r w:rsidRPr="007A7F2B">
        <w:rPr>
          <w:b/>
        </w:rPr>
        <w:t>B</w:t>
      </w:r>
      <w:r w:rsidR="0046266A">
        <w:rPr>
          <w:b/>
        </w:rPr>
        <w:t>)</w:t>
      </w:r>
      <w:r w:rsidRPr="007A7F2B">
        <w:rPr>
          <w:b/>
        </w:rPr>
        <w:t xml:space="preserve"> </w:t>
      </w:r>
      <w:r w:rsidR="00BC5D18" w:rsidRPr="007A7F2B">
        <w:rPr>
          <w:noProof/>
          <w:lang w:val="en-US"/>
        </w:rPr>
        <w:drawing>
          <wp:inline distT="0" distB="0" distL="0" distR="0" wp14:anchorId="50AC7057" wp14:editId="74944D60">
            <wp:extent cx="1645920" cy="171705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8B296.tmp"/>
                    <pic:cNvPicPr/>
                  </pic:nvPicPr>
                  <pic:blipFill rotWithShape="1">
                    <a:blip r:embed="rId25">
                      <a:extLst>
                        <a:ext uri="{28A0092B-C50C-407E-A947-70E740481C1C}">
                          <a14:useLocalDpi xmlns:a14="http://schemas.microsoft.com/office/drawing/2010/main" val="0"/>
                        </a:ext>
                      </a:extLst>
                    </a:blip>
                    <a:srcRect l="11517"/>
                    <a:stretch/>
                  </pic:blipFill>
                  <pic:spPr bwMode="auto">
                    <a:xfrm>
                      <a:off x="0" y="0"/>
                      <a:ext cx="1657280" cy="1728908"/>
                    </a:xfrm>
                    <a:prstGeom prst="rect">
                      <a:avLst/>
                    </a:prstGeom>
                    <a:ln>
                      <a:noFill/>
                    </a:ln>
                    <a:extLst>
                      <a:ext uri="{53640926-AAD7-44D8-BBD7-CCE9431645EC}">
                        <a14:shadowObscured xmlns:a14="http://schemas.microsoft.com/office/drawing/2010/main"/>
                      </a:ext>
                    </a:extLst>
                  </pic:spPr>
                </pic:pic>
              </a:graphicData>
            </a:graphic>
          </wp:inline>
        </w:drawing>
      </w:r>
    </w:p>
    <w:p w14:paraId="38993319" w14:textId="3683C30F" w:rsidR="00C0336B" w:rsidRPr="007A7F2B" w:rsidRDefault="00C0336B" w:rsidP="00C0336B">
      <w:pPr>
        <w:pStyle w:val="Caption"/>
        <w:jc w:val="center"/>
      </w:pPr>
      <w:bookmarkStart w:id="189" w:name="_Ref9596145"/>
      <w:r w:rsidRPr="007A7F2B">
        <w:t xml:space="preserve">Figure </w:t>
      </w:r>
      <w:fldSimple w:instr=" SEQ Figure \* ARABIC ">
        <w:r w:rsidR="00FC68CD">
          <w:rPr>
            <w:noProof/>
          </w:rPr>
          <w:t>9</w:t>
        </w:r>
      </w:fldSimple>
      <w:bookmarkEnd w:id="189"/>
      <w:r w:rsidRPr="007A7F2B">
        <w:t>: A) The selected concentration combinations (Error&lt;0.2) for having 2 concentration points. B) The selected concentration combinations (Error&lt;0.1) for having 3 concentration points.</w:t>
      </w:r>
    </w:p>
    <w:p w14:paraId="13709AAE" w14:textId="70E78893" w:rsidR="00BC5D18" w:rsidRPr="007A7F2B" w:rsidRDefault="00CA7780" w:rsidP="00056150">
      <w:r w:rsidRPr="007A7F2B">
        <w:t>Trying a fit with only the 2 concentration points [10,100] results in an average fitting-time of 36</w:t>
      </w:r>
      <w:r w:rsidR="00226A7A">
        <w:t>.</w:t>
      </w:r>
      <w:r w:rsidRPr="007A7F2B">
        <w:t xml:space="preserve">58 hours. Trying the one with 3 concentration points [1,30,100] results in a n average fitting-time of 23.93 hours. We think that the reason for the longer time with </w:t>
      </w:r>
      <w:r w:rsidR="00440470">
        <w:t>only 2</w:t>
      </w:r>
      <w:r w:rsidRPr="007A7F2B">
        <w:t xml:space="preserve"> concentration points is that </w:t>
      </w:r>
      <w:del w:id="190" w:author="Misha Klein" w:date="2019-06-18T11:03:00Z">
        <w:r w:rsidRPr="007A7F2B" w:rsidDel="0072580E">
          <w:delText xml:space="preserve">it has </w:delText>
        </w:r>
      </w:del>
      <w:r w:rsidRPr="007A7F2B">
        <w:t xml:space="preserve">the curve_fit() function in python has more difficulties with fitting the Hill-curve through these points, </w:t>
      </w:r>
      <w:del w:id="191" w:author="Misha Klein" w:date="2019-06-18T11:04:00Z">
        <w:r w:rsidRPr="007A7F2B" w:rsidDel="0072580E">
          <w:delText xml:space="preserve">resulting </w:delText>
        </w:r>
      </w:del>
      <w:ins w:id="192" w:author="Misha Klein" w:date="2019-06-18T11:04:00Z">
        <w:r w:rsidR="0072580E">
          <w:t>making</w:t>
        </w:r>
        <w:r w:rsidR="0072580E" w:rsidRPr="007A7F2B">
          <w:t xml:space="preserve"> </w:t>
        </w:r>
      </w:ins>
      <w:r w:rsidRPr="0072580E">
        <w:rPr>
          <w:strike/>
          <w:rPrChange w:id="193" w:author="Misha Klein" w:date="2019-06-18T11:04:00Z">
            <w:rPr/>
          </w:rPrChange>
        </w:rPr>
        <w:t>in the fact that</w:t>
      </w:r>
      <w:r w:rsidRPr="007A7F2B">
        <w:t xml:space="preserve"> this now </w:t>
      </w:r>
      <w:r w:rsidRPr="0072580E">
        <w:rPr>
          <w:strike/>
          <w:rPrChange w:id="194" w:author="Misha Klein" w:date="2019-06-18T11:04:00Z">
            <w:rPr/>
          </w:rPrChange>
        </w:rPr>
        <w:t>becomes</w:t>
      </w:r>
      <w:r w:rsidRPr="007A7F2B">
        <w:t xml:space="preserve"> the most time expensive step and slowing down the fit.</w:t>
      </w:r>
    </w:p>
    <w:p w14:paraId="6CC02D41" w14:textId="2D42FBE1" w:rsidR="00407EC6" w:rsidRPr="007A7F2B" w:rsidRDefault="00407EC6" w:rsidP="00056150">
      <w:r w:rsidRPr="007A7F2B">
        <w:t>On top of that, we could also see that the fit</w:t>
      </w:r>
      <w:r w:rsidR="005A792D" w:rsidRPr="007A7F2B">
        <w:t>s with less concentration points do perform a bit less</w:t>
      </w:r>
      <w:r w:rsidRPr="007A7F2B">
        <w:t xml:space="preserve"> </w:t>
      </w:r>
      <w:r w:rsidR="005A792D" w:rsidRPr="007A7F2B">
        <w:t xml:space="preserve">(See </w:t>
      </w:r>
      <w:r w:rsidR="005A792D" w:rsidRPr="007A7F2B">
        <w:fldChar w:fldCharType="begin"/>
      </w:r>
      <w:r w:rsidR="005A792D" w:rsidRPr="007A7F2B">
        <w:instrText xml:space="preserve"> REF _Ref9598053 \h </w:instrText>
      </w:r>
      <w:r w:rsidR="005A792D" w:rsidRPr="007A7F2B">
        <w:fldChar w:fldCharType="separate"/>
      </w:r>
      <w:r w:rsidR="00985334" w:rsidRPr="007A7F2B">
        <w:t xml:space="preserve">Figure </w:t>
      </w:r>
      <w:r w:rsidR="00985334">
        <w:rPr>
          <w:noProof/>
        </w:rPr>
        <w:t>10</w:t>
      </w:r>
      <w:r w:rsidR="005A792D" w:rsidRPr="007A7F2B">
        <w:fldChar w:fldCharType="end"/>
      </w:r>
      <w:r w:rsidR="005A792D" w:rsidRPr="007A7F2B">
        <w:t>) but do still get the overall pattern. This indicates that we can indeed use 3 concentration points for our fit.</w:t>
      </w:r>
    </w:p>
    <w:p w14:paraId="31F3C228" w14:textId="3F50119C" w:rsidR="005A792D" w:rsidRPr="007A7F2B" w:rsidRDefault="0046266A" w:rsidP="005A792D">
      <w:pPr>
        <w:keepNext/>
        <w:jc w:val="center"/>
      </w:pPr>
      <w:r>
        <w:rPr>
          <w:b/>
          <w:bCs/>
        </w:rPr>
        <w:t>A)</w:t>
      </w:r>
      <w:r w:rsidR="00407EC6" w:rsidRPr="007A7F2B">
        <w:rPr>
          <w:noProof/>
          <w:lang w:val="en-US"/>
        </w:rPr>
        <w:drawing>
          <wp:inline distT="0" distB="0" distL="0" distR="0" wp14:anchorId="6B29B9D0" wp14:editId="5852BBB6">
            <wp:extent cx="1807025" cy="1378634"/>
            <wp:effectExtent l="0" t="0" r="3175" b="0"/>
            <wp:docPr id="15" name="Picture 15" descr="C:\Users\Diewertje\AppData\Local\Microsoft\Windows\INetCache\Content.MSO\9A866D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wertje\AppData\Local\Microsoft\Windows\INetCache\Content.MSO\9A866D3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8344" cy="1410158"/>
                    </a:xfrm>
                    <a:prstGeom prst="rect">
                      <a:avLst/>
                    </a:prstGeom>
                    <a:noFill/>
                    <a:ln>
                      <a:noFill/>
                    </a:ln>
                  </pic:spPr>
                </pic:pic>
              </a:graphicData>
            </a:graphic>
          </wp:inline>
        </w:drawing>
      </w:r>
      <w:r>
        <w:rPr>
          <w:b/>
          <w:bCs/>
        </w:rPr>
        <w:t>B)</w:t>
      </w:r>
      <w:r w:rsidR="00407EC6" w:rsidRPr="007A7F2B">
        <w:rPr>
          <w:noProof/>
          <w:lang w:val="en-US"/>
        </w:rPr>
        <w:drawing>
          <wp:inline distT="0" distB="0" distL="0" distR="0" wp14:anchorId="70A32CD7" wp14:editId="2C76418A">
            <wp:extent cx="1779563" cy="1357684"/>
            <wp:effectExtent l="0" t="0" r="0" b="0"/>
            <wp:docPr id="13" name="Picture 13" descr="C:\Users\Diewertje\AppData\Local\Microsoft\Windows\INetCache\Content.MSO\1F6335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wertje\AppData\Local\Microsoft\Windows\INetCache\Content.MSO\1F633543.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6232" cy="1408548"/>
                    </a:xfrm>
                    <a:prstGeom prst="rect">
                      <a:avLst/>
                    </a:prstGeom>
                    <a:noFill/>
                    <a:ln>
                      <a:noFill/>
                    </a:ln>
                  </pic:spPr>
                </pic:pic>
              </a:graphicData>
            </a:graphic>
          </wp:inline>
        </w:drawing>
      </w:r>
      <w:r>
        <w:rPr>
          <w:b/>
          <w:bCs/>
        </w:rPr>
        <w:t>C)</w:t>
      </w:r>
      <w:r w:rsidR="00407EC6" w:rsidRPr="007A7F2B">
        <w:rPr>
          <w:noProof/>
          <w:lang w:val="en-US"/>
        </w:rPr>
        <w:drawing>
          <wp:inline distT="0" distB="0" distL="0" distR="0" wp14:anchorId="36113362" wp14:editId="059A2FD6">
            <wp:extent cx="1793630" cy="1368415"/>
            <wp:effectExtent l="0" t="0" r="0" b="3810"/>
            <wp:docPr id="12" name="Picture 12" descr="C:\Users\Diewertje\AppData\Local\Microsoft\Windows\INetCache\Content.MSO\4AEF49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wertje\AppData\Local\Microsoft\Windows\INetCache\Content.MSO\4AEF49A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2347" cy="1420841"/>
                    </a:xfrm>
                    <a:prstGeom prst="rect">
                      <a:avLst/>
                    </a:prstGeom>
                    <a:noFill/>
                    <a:ln>
                      <a:noFill/>
                    </a:ln>
                  </pic:spPr>
                </pic:pic>
              </a:graphicData>
            </a:graphic>
          </wp:inline>
        </w:drawing>
      </w:r>
    </w:p>
    <w:p w14:paraId="04761CA9" w14:textId="20D918E2" w:rsidR="00407EC6" w:rsidRPr="007A7F2B" w:rsidRDefault="005A792D" w:rsidP="005A792D">
      <w:pPr>
        <w:pStyle w:val="Caption"/>
        <w:jc w:val="center"/>
      </w:pPr>
      <w:bookmarkStart w:id="195" w:name="_Ref9598053"/>
      <w:r w:rsidRPr="007A7F2B">
        <w:t xml:space="preserve">Figure </w:t>
      </w:r>
      <w:fldSimple w:instr=" SEQ Figure \* ARABIC ">
        <w:r w:rsidR="00FC68CD">
          <w:rPr>
            <w:noProof/>
          </w:rPr>
          <w:t>10</w:t>
        </w:r>
      </w:fldSimple>
      <w:bookmarkEnd w:id="195"/>
      <w:r w:rsidRPr="007A7F2B">
        <w:t xml:space="preserve">: The double mismatch heatmap for: A) </w:t>
      </w:r>
      <w:r w:rsidR="0046266A">
        <w:t>8</w:t>
      </w:r>
      <w:r w:rsidRPr="007A7F2B">
        <w:t xml:space="preserve"> concnetration points</w:t>
      </w:r>
      <w:r w:rsidR="00B72AB1">
        <w:t xml:space="preserve"> (</w:t>
      </w:r>
      <m:oMath>
        <m:r>
          <m:rPr>
            <m:sty m:val="b"/>
          </m:rPr>
          <w:rPr>
            <w:rFonts w:ascii="Cambria Math" w:hAnsi="Cambria Math"/>
          </w:rPr>
          <m:t>Δ</m:t>
        </m:r>
      </m:oMath>
      <w:r w:rsidR="00B72AB1">
        <w:t>ABA)</w:t>
      </w:r>
      <w:r w:rsidRPr="007A7F2B">
        <w:t>, b) 2 concentration points</w:t>
      </w:r>
      <w:r w:rsidR="00B72AB1">
        <w:t xml:space="preserve"> (ABA)</w:t>
      </w:r>
      <w:r w:rsidRPr="007A7F2B">
        <w:t xml:space="preserve">, </w:t>
      </w:r>
      <w:r w:rsidR="00B72AB1">
        <w:br/>
      </w:r>
      <w:r w:rsidRPr="007A7F2B">
        <w:t>c) 3 concentration points</w:t>
      </w:r>
      <w:r w:rsidR="00B72AB1">
        <w:t xml:space="preserve"> (ABA)</w:t>
      </w:r>
    </w:p>
    <w:p w14:paraId="70939425" w14:textId="65B8CA73" w:rsidR="00407EC6" w:rsidRPr="007A7F2B" w:rsidRDefault="005A792D" w:rsidP="005A792D">
      <w:pPr>
        <w:pStyle w:val="Heading1"/>
      </w:pPr>
      <w:bookmarkStart w:id="196" w:name="_Toc11083557"/>
      <w:bookmarkStart w:id="197" w:name="_Ref11352789"/>
      <w:bookmarkStart w:id="198" w:name="_Toc11673094"/>
      <w:r w:rsidRPr="007A7F2B">
        <w:lastRenderedPageBreak/>
        <w:t>Assuming equilibrium</w:t>
      </w:r>
      <w:bookmarkEnd w:id="196"/>
      <w:bookmarkEnd w:id="197"/>
      <w:bookmarkEnd w:id="198"/>
    </w:p>
    <w:p w14:paraId="2460E69E" w14:textId="693C81A9" w:rsidR="009A316B" w:rsidRPr="009A316B" w:rsidRDefault="009A316B" w:rsidP="005A792D">
      <w:commentRangeStart w:id="199"/>
      <w:r w:rsidRPr="009A316B">
        <w:t>Finkelstein et al. fit their experimental data to</w:t>
      </w:r>
      <w:r>
        <w:t xml:space="preserve"> the Hill-equation, which would actually only hold in equilibrium. Since we were mimicking their experiment with our fit, we did exactly the same: calculating (measuring) the </w:t>
      </w:r>
      <m:oMath>
        <m:sSub>
          <m:sSubPr>
            <m:ctrlPr>
              <w:rPr>
                <w:rFonts w:ascii="Cambria Math" w:hAnsi="Cambria Math"/>
                <w:i/>
              </w:rPr>
            </m:ctrlPr>
          </m:sSubPr>
          <m:e>
            <m:r>
              <w:rPr>
                <w:rFonts w:ascii="Cambria Math" w:hAnsi="Cambria Math"/>
              </w:rPr>
              <m:t>P</m:t>
            </m:r>
          </m:e>
          <m:sub>
            <m:r>
              <w:rPr>
                <w:rFonts w:ascii="Cambria Math" w:hAnsi="Cambria Math"/>
              </w:rPr>
              <m:t>bnd</m:t>
            </m:r>
          </m:sub>
        </m:sSub>
      </m:oMath>
      <w:r>
        <w:t xml:space="preserve"> at different concentration points and fit this to the Hill-curve. </w:t>
      </w:r>
    </w:p>
    <w:p w14:paraId="510E0BFF" w14:textId="2EDBCBE3" w:rsidR="007C32E9" w:rsidRDefault="009A316B" w:rsidP="005A792D">
      <w:r>
        <w:t xml:space="preserve">In the derivation of the Hill-equation we saw that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is equal to the sum of the Boltzmann factors (see equation </w:t>
      </w:r>
      <w:r w:rsidR="00556766">
        <w:fldChar w:fldCharType="begin"/>
      </w:r>
      <w:r w:rsidR="00556766">
        <w:instrText xml:space="preserve"> REF _Ref11095987 \h </w:instrText>
      </w:r>
      <w:r w:rsidR="00556766">
        <w:fldChar w:fldCharType="separate"/>
      </w:r>
      <w:r w:rsidR="00985334" w:rsidRPr="00D35DB1">
        <w:t>(</w:t>
      </w:r>
      <w:r w:rsidR="00985334">
        <w:rPr>
          <w:noProof/>
        </w:rPr>
        <w:t>21</w:t>
      </w:r>
      <w:r w:rsidR="00985334">
        <w:t>)</w:t>
      </w:r>
      <w:r w:rsidR="00556766">
        <w:fldChar w:fldCharType="end"/>
      </w:r>
      <w:r>
        <w:t>). Therefore, if equilibrium is actually reached, we can substitute this in the equation for ABA</w:t>
      </w:r>
      <w:r w:rsidR="007C32E9">
        <w:t xml:space="preserve"> </w:t>
      </w:r>
      <w:r w:rsidR="007C32E9">
        <w:fldChar w:fldCharType="begin"/>
      </w:r>
      <w:r w:rsidR="007C32E9">
        <w:instrText xml:space="preserve"> REF _Ref11095594 \h </w:instrText>
      </w:r>
      <w:r w:rsidR="007C32E9">
        <w:fldChar w:fldCharType="separate"/>
      </w:r>
      <w:r w:rsidR="00985334" w:rsidRPr="00D35DB1">
        <w:t>(</w:t>
      </w:r>
      <w:r w:rsidR="00985334">
        <w:rPr>
          <w:noProof/>
        </w:rPr>
        <w:t>15</w:t>
      </w:r>
      <w:r w:rsidR="00985334">
        <w:t>)</w:t>
      </w:r>
      <w:r w:rsidR="007C32E9">
        <w:fldChar w:fldCharType="end"/>
      </w:r>
      <w:r>
        <w:t xml:space="preserve"> to obtain equation </w:t>
      </w:r>
      <w:r w:rsidR="007C32E9">
        <w:fldChar w:fldCharType="begin"/>
      </w:r>
      <w:r w:rsidR="007C32E9">
        <w:instrText xml:space="preserve"> REF _Ref11095550 \h </w:instrText>
      </w:r>
      <w:r w:rsidR="007C32E9">
        <w:fldChar w:fldCharType="separate"/>
      </w:r>
      <w:r w:rsidR="00985334" w:rsidRPr="00D35DB1">
        <w:t>(</w:t>
      </w:r>
      <w:r w:rsidR="00985334">
        <w:rPr>
          <w:noProof/>
        </w:rPr>
        <w:t>27</w:t>
      </w:r>
      <w:r w:rsidR="00985334">
        <w:t>)</w:t>
      </w:r>
      <w:r w:rsidR="007C32E9">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074"/>
        <w:gridCol w:w="562"/>
      </w:tblGrid>
      <w:tr w:rsidR="007C32E9" w14:paraId="0F6E44CD" w14:textId="77777777" w:rsidTr="007C32E9">
        <w:tc>
          <w:tcPr>
            <w:tcW w:w="426" w:type="dxa"/>
          </w:tcPr>
          <w:p w14:paraId="22EF2595" w14:textId="77777777" w:rsidR="007C32E9" w:rsidRDefault="007C32E9" w:rsidP="00DC6209"/>
        </w:tc>
        <w:tc>
          <w:tcPr>
            <w:tcW w:w="8074" w:type="dxa"/>
          </w:tcPr>
          <w:p w14:paraId="4B8186D7" w14:textId="43635CBB" w:rsidR="007C32E9" w:rsidRPr="00D35DB1" w:rsidRDefault="007C32E9" w:rsidP="00DC6209">
            <w:pPr>
              <w:jc w:val="left"/>
            </w:pPr>
            <m:oMathPara>
              <m:oMathParaPr>
                <m:jc m:val="left"/>
              </m:oMathParaPr>
              <m:oMath>
                <m:r>
                  <w:rPr>
                    <w:rFonts w:ascii="Cambria Math" w:hAnsi="Cambria Math"/>
                  </w:rPr>
                  <m:t>ABA=</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d</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sup>
                                </m:sSup>
                              </m:e>
                            </m:nary>
                          </m:den>
                        </m:f>
                      </m:e>
                    </m:d>
                  </m:e>
                </m:func>
                <m:r>
                  <w:rPr>
                    <w:rFonts w:ascii="Cambria Math" w:hAnsi="Cambria Math"/>
                  </w:rPr>
                  <m:t>=</m:t>
                </m:r>
                <m:r>
                  <m:rPr>
                    <m:sty m:val="p"/>
                  </m:rP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sup>
                            </m:sSup>
                          </m:e>
                        </m:nary>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 </m:t>
                        </m:r>
                        <m:nary>
                          <m:naryPr>
                            <m:chr m:val="∑"/>
                            <m:supHide m:val="1"/>
                            <m:ctrlPr>
                              <w:rPr>
                                <w:rFonts w:ascii="Cambria Math" w:hAnsi="Cambria Math"/>
                                <w:i/>
                              </w:rPr>
                            </m:ctrlPr>
                          </m:naryPr>
                          <m:sub>
                            <m:r>
                              <w:rPr>
                                <w:rFonts w:ascii="Cambria Math" w:hAnsi="Cambria Math"/>
                              </w:rPr>
                              <m:t>i=bound state</m:t>
                            </m:r>
                          </m:sub>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e>
                    </m:d>
                  </m:e>
                </m:func>
              </m:oMath>
            </m:oMathPara>
          </w:p>
        </w:tc>
        <w:tc>
          <w:tcPr>
            <w:tcW w:w="562" w:type="dxa"/>
          </w:tcPr>
          <w:p w14:paraId="431ECB69" w14:textId="5BE1CF2E" w:rsidR="007C32E9" w:rsidRDefault="007C32E9" w:rsidP="00DC6209">
            <w:pPr>
              <w:jc w:val="right"/>
            </w:pPr>
            <w:bookmarkStart w:id="200" w:name="_Ref11095550"/>
            <w:r w:rsidRPr="00D35DB1">
              <w:t>(</w:t>
            </w:r>
            <w:fldSimple w:instr=" SEQ Equation \* ARABIC ">
              <w:r w:rsidR="00985334">
                <w:rPr>
                  <w:noProof/>
                </w:rPr>
                <w:t>27</w:t>
              </w:r>
            </w:fldSimple>
            <w:r>
              <w:t>)</w:t>
            </w:r>
            <w:bookmarkEnd w:id="200"/>
          </w:p>
        </w:tc>
      </w:tr>
    </w:tbl>
    <w:commentRangeEnd w:id="199"/>
    <w:p w14:paraId="162E53E9" w14:textId="38D5C018" w:rsidR="003C620A" w:rsidRDefault="00477F27" w:rsidP="007C32E9">
      <w:pPr>
        <w:spacing w:before="240"/>
      </w:pPr>
      <w:r>
        <w:rPr>
          <w:rStyle w:val="CommentReference"/>
        </w:rPr>
        <w:commentReference w:id="199"/>
      </w:r>
      <w:r w:rsidR="009A316B">
        <w:t xml:space="preserve">With this expression we can immediately calculate the ABA from the energies that we can obtain directly from the parameters. Therefore there is no need </w:t>
      </w:r>
      <w:r w:rsidR="00440470">
        <w:t>any more</w:t>
      </w:r>
      <w:r w:rsidR="009A316B">
        <w:t xml:space="preserve"> to do the calculation with the rate matrix (equation </w:t>
      </w:r>
      <w:r w:rsidR="00556766">
        <w:fldChar w:fldCharType="begin"/>
      </w:r>
      <w:r w:rsidR="00556766">
        <w:instrText xml:space="preserve"> REF _Ref11096109 \h </w:instrText>
      </w:r>
      <w:r w:rsidR="00556766">
        <w:fldChar w:fldCharType="separate"/>
      </w:r>
      <w:r w:rsidR="00985334" w:rsidRPr="00D35DB1">
        <w:t>(</w:t>
      </w:r>
      <w:r w:rsidR="00985334">
        <w:rPr>
          <w:noProof/>
        </w:rPr>
        <w:t>8</w:t>
      </w:r>
      <w:r w:rsidR="00985334">
        <w:t>)</w:t>
      </w:r>
      <w:r w:rsidR="00556766">
        <w:fldChar w:fldCharType="end"/>
      </w:r>
      <w:r w:rsidR="009A316B">
        <w:t>) and the fitting to the Hill-curve (eq</w:t>
      </w:r>
      <w:r w:rsidR="00556766">
        <w:t xml:space="preserve">uation </w:t>
      </w:r>
      <w:r w:rsidR="00556766">
        <w:fldChar w:fldCharType="begin"/>
      </w:r>
      <w:r w:rsidR="00556766">
        <w:instrText xml:space="preserve"> REF _Ref11094086 \h </w:instrText>
      </w:r>
      <w:r w:rsidR="00556766">
        <w:fldChar w:fldCharType="separate"/>
      </w:r>
      <w:r w:rsidR="00985334" w:rsidRPr="00D35DB1">
        <w:t>(</w:t>
      </w:r>
      <w:r w:rsidR="00985334">
        <w:rPr>
          <w:noProof/>
        </w:rPr>
        <w:t>14</w:t>
      </w:r>
      <w:r w:rsidR="00985334">
        <w:t>)</w:t>
      </w:r>
      <w:r w:rsidR="00556766">
        <w:fldChar w:fldCharType="end"/>
      </w:r>
      <w:r w:rsidR="009A316B">
        <w:t xml:space="preserve">), which will make the fit a lot faster. </w:t>
      </w:r>
    </w:p>
    <w:p w14:paraId="6FFB1E6D" w14:textId="675ABA37" w:rsidR="0068073E" w:rsidRDefault="0068073E" w:rsidP="005A792D">
      <w:r>
        <w:t xml:space="preserve">Running the fit did indeed result in an average fitting time of only </w:t>
      </w:r>
      <w:r w:rsidR="00226A7A">
        <w:t>16.23 hours</w:t>
      </w:r>
      <w:r>
        <w:t xml:space="preserve"> instead of </w:t>
      </w:r>
      <w:r w:rsidR="00440470">
        <w:t>23.93</w:t>
      </w:r>
      <w:r>
        <w:t xml:space="preserve"> hours</w:t>
      </w:r>
      <w:r w:rsidR="00440470">
        <w:t xml:space="preserve"> (we used 3 </w:t>
      </w:r>
      <w:del w:id="201" w:author="Misha Klein" w:date="2019-06-17T20:55:00Z">
        <w:r w:rsidR="00440470" w:rsidDel="00477F27">
          <w:delText xml:space="preserve">data </w:delText>
        </w:r>
      </w:del>
      <w:ins w:id="202" w:author="Misha Klein" w:date="2019-06-17T20:55:00Z">
        <w:r w:rsidR="00477F27">
          <w:t xml:space="preserve">concentration </w:t>
        </w:r>
      </w:ins>
      <w:r w:rsidR="00440470">
        <w:t>points)</w:t>
      </w:r>
      <w:r>
        <w:t>. Moreover the fit results look quite reasonable</w:t>
      </w:r>
      <w:r w:rsidR="00226A7A">
        <w:t>, both the results for the single a</w:t>
      </w:r>
      <w:ins w:id="203" w:author="Misha Klein" w:date="2019-06-17T20:55:00Z">
        <w:r w:rsidR="00F44275">
          <w:t xml:space="preserve">s well as </w:t>
        </w:r>
      </w:ins>
      <w:del w:id="204" w:author="Misha Klein" w:date="2019-06-17T20:55:00Z">
        <w:r w:rsidR="00226A7A" w:rsidDel="00F44275">
          <w:delText>s</w:delText>
        </w:r>
      </w:del>
      <w:r w:rsidR="00226A7A">
        <w:t xml:space="preserve"> double mismatches (See </w:t>
      </w:r>
      <w:r w:rsidR="00226A7A">
        <w:fldChar w:fldCharType="begin"/>
      </w:r>
      <w:r w:rsidR="00226A7A">
        <w:instrText xml:space="preserve"> REF _Ref10104676 \h </w:instrText>
      </w:r>
      <w:r w:rsidR="00226A7A">
        <w:fldChar w:fldCharType="separate"/>
      </w:r>
      <w:r w:rsidR="00985334">
        <w:t xml:space="preserve">Figure </w:t>
      </w:r>
      <w:r w:rsidR="00985334">
        <w:rPr>
          <w:noProof/>
        </w:rPr>
        <w:t>11</w:t>
      </w:r>
      <w:r w:rsidR="00226A7A">
        <w:fldChar w:fldCharType="end"/>
      </w:r>
      <w:r w:rsidR="00226A7A">
        <w:t xml:space="preserve">). Also, it fits the mismatch penalties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226A7A">
        <w:t xml:space="preserve"> approximately the same: values between 2 and 4 </w:t>
      </w:r>
      <w:ins w:id="205" w:author="Misha Klein" w:date="2019-06-17T20:56:00Z">
        <w:r w:rsidR="00F44275">
          <w:t>un</w:t>
        </w:r>
      </w:ins>
      <w:r w:rsidR="00226A7A">
        <w:t xml:space="preserve">till position 10, from there on there is a lot </w:t>
      </w:r>
      <w:del w:id="206" w:author="Misha Klein" w:date="2019-06-17T20:56:00Z">
        <w:r w:rsidR="00226A7A" w:rsidDel="00F44275">
          <w:delText xml:space="preserve">in </w:delText>
        </w:r>
      </w:del>
      <w:ins w:id="207" w:author="Misha Klein" w:date="2019-06-17T20:56:00Z">
        <w:r w:rsidR="00F44275">
          <w:t xml:space="preserve">more </w:t>
        </w:r>
      </w:ins>
      <w:r w:rsidR="00226A7A">
        <w:t xml:space="preserve">deviation </w:t>
      </w:r>
      <w:del w:id="208" w:author="Misha Klein" w:date="2019-06-17T20:56:00Z">
        <w:r w:rsidR="00226A7A" w:rsidDel="00F44275">
          <w:delText xml:space="preserve">per </w:delText>
        </w:r>
      </w:del>
      <w:ins w:id="209" w:author="Misha Klein" w:date="2019-06-17T20:56:00Z">
        <w:r w:rsidR="00F44275">
          <w:t xml:space="preserve">amongts </w:t>
        </w:r>
      </w:ins>
      <w:r w:rsidR="00226A7A">
        <w:t>fit</w:t>
      </w:r>
      <w:ins w:id="210" w:author="Misha Klein" w:date="2019-06-17T20:57:00Z">
        <w:r w:rsidR="00F44275">
          <w:t>s</w:t>
        </w:r>
      </w:ins>
      <w:r w:rsidR="00226A7A">
        <w:t xml:space="preserve">. However, there is much more difference in the fitted </w:t>
      </w:r>
      <m:oMath>
        <m:sSub>
          <m:sSubPr>
            <m:ctrlPr>
              <w:rPr>
                <w:rFonts w:ascii="Cambria Math" w:hAnsi="Cambria Math"/>
                <w:i/>
              </w:rPr>
            </m:ctrlPr>
          </m:sSubPr>
          <m:e>
            <m:r>
              <w:rPr>
                <w:rFonts w:ascii="Cambria Math" w:hAnsi="Cambria Math"/>
              </w:rPr>
              <m:t>ϵ</m:t>
            </m:r>
          </m:e>
          <m:sub>
            <m:r>
              <w:rPr>
                <w:rFonts w:ascii="Cambria Math" w:hAnsi="Cambria Math"/>
              </w:rPr>
              <m:t>c</m:t>
            </m:r>
          </m:sub>
        </m:sSub>
      </m:oMath>
      <w:r w:rsidR="00226A7A">
        <w:t xml:space="preserve"> values </w:t>
      </w:r>
      <w:commentRangeStart w:id="211"/>
      <w:r w:rsidR="00226A7A">
        <w:t xml:space="preserve">and the rates are not fitted at all in the fit with assumed equilibrium (since you do not use those anymore in the calculation of the ABA). </w:t>
      </w:r>
      <w:commentRangeEnd w:id="211"/>
      <w:r w:rsidR="0072580E">
        <w:rPr>
          <w:rStyle w:val="CommentReference"/>
        </w:rPr>
        <w:commentReference w:id="211"/>
      </w:r>
      <w:r w:rsidR="00226A7A">
        <w:t xml:space="preserve">Due to these differences we get a different height of the on-target energy landscape as can be seen in </w:t>
      </w:r>
      <w:r w:rsidR="00226A7A">
        <w:fldChar w:fldCharType="begin"/>
      </w:r>
      <w:r w:rsidR="00226A7A">
        <w:instrText xml:space="preserve"> REF _Ref10104659 \h </w:instrText>
      </w:r>
      <w:r w:rsidR="00226A7A">
        <w:fldChar w:fldCharType="separate"/>
      </w:r>
      <w:r w:rsidR="00985334">
        <w:t xml:space="preserve">Figure </w:t>
      </w:r>
      <w:r w:rsidR="00985334">
        <w:rPr>
          <w:noProof/>
        </w:rPr>
        <w:t>12</w:t>
      </w:r>
      <w:r w:rsidR="00226A7A">
        <w:fldChar w:fldCharType="end"/>
      </w:r>
      <w:r w:rsidR="00226A7A">
        <w:t>.</w:t>
      </w:r>
    </w:p>
    <w:p w14:paraId="1AD942E1" w14:textId="139CF2EE" w:rsidR="0068073E" w:rsidRDefault="00291647" w:rsidP="0068073E">
      <w:pPr>
        <w:jc w:val="center"/>
      </w:pPr>
      <w:r>
        <w:rPr>
          <w:b/>
        </w:rPr>
        <w:t>A)</w:t>
      </w:r>
      <w:r w:rsidR="0068073E">
        <w:rPr>
          <w:noProof/>
          <w:lang w:val="en-US"/>
        </w:rPr>
        <w:drawing>
          <wp:inline distT="0" distB="0" distL="0" distR="0" wp14:anchorId="662C0AAB" wp14:editId="5269D01C">
            <wp:extent cx="2431587" cy="1657350"/>
            <wp:effectExtent l="0" t="0" r="6985" b="0"/>
            <wp:docPr id="7" name="Picture 7" descr="C:\Users\Diewertje\AppData\Local\Microsoft\Windows\INetCache\Content.MSO\FCE74B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FCE74BAA.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8457" cy="1668849"/>
                    </a:xfrm>
                    <a:prstGeom prst="rect">
                      <a:avLst/>
                    </a:prstGeom>
                    <a:noFill/>
                    <a:ln>
                      <a:noFill/>
                    </a:ln>
                  </pic:spPr>
                </pic:pic>
              </a:graphicData>
            </a:graphic>
          </wp:inline>
        </w:drawing>
      </w:r>
      <w:r w:rsidR="0068073E">
        <w:tab/>
      </w:r>
      <w:r>
        <w:rPr>
          <w:b/>
        </w:rPr>
        <w:t>B)</w:t>
      </w:r>
      <w:r w:rsidR="00FE52DB">
        <w:rPr>
          <w:noProof/>
          <w:lang w:val="en-US"/>
        </w:rPr>
        <w:drawing>
          <wp:inline distT="0" distB="0" distL="0" distR="0" wp14:anchorId="20D840BF" wp14:editId="5645F0F9">
            <wp:extent cx="2422270" cy="1651000"/>
            <wp:effectExtent l="0" t="0" r="0" b="6350"/>
            <wp:docPr id="29" name="Picture 29" descr="C:\Users\Diewertje\AppData\Local\Microsoft\Windows\INetCache\Content.MSO\1BD2EE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ewertje\AppData\Local\Microsoft\Windows\INetCache\Content.MSO\1BD2EE4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9588" cy="1662804"/>
                    </a:xfrm>
                    <a:prstGeom prst="rect">
                      <a:avLst/>
                    </a:prstGeom>
                    <a:noFill/>
                    <a:ln>
                      <a:noFill/>
                    </a:ln>
                  </pic:spPr>
                </pic:pic>
              </a:graphicData>
            </a:graphic>
          </wp:inline>
        </w:drawing>
      </w:r>
    </w:p>
    <w:p w14:paraId="2F13B2D6" w14:textId="73F24C5C" w:rsidR="00226A7A" w:rsidRDefault="00291647" w:rsidP="00226A7A">
      <w:pPr>
        <w:keepNext/>
        <w:jc w:val="center"/>
      </w:pPr>
      <w:r>
        <w:rPr>
          <w:b/>
        </w:rPr>
        <w:t>C)</w:t>
      </w:r>
      <w:r w:rsidR="0068073E">
        <w:rPr>
          <w:noProof/>
          <w:lang w:val="en-US"/>
        </w:rPr>
        <w:drawing>
          <wp:inline distT="0" distB="0" distL="0" distR="0" wp14:anchorId="6F4CAFB5" wp14:editId="6B845FD5">
            <wp:extent cx="2214143" cy="1663700"/>
            <wp:effectExtent l="0" t="0" r="0" b="0"/>
            <wp:docPr id="26" name="Picture 26" descr="C:\Users\Diewertje\AppData\Local\Microsoft\Windows\INetCache\Content.MSO\E4964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wertje\AppData\Local\Microsoft\Windows\INetCache\Content.MSO\E49643A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2408" cy="1677425"/>
                    </a:xfrm>
                    <a:prstGeom prst="rect">
                      <a:avLst/>
                    </a:prstGeom>
                    <a:noFill/>
                    <a:ln>
                      <a:noFill/>
                    </a:ln>
                  </pic:spPr>
                </pic:pic>
              </a:graphicData>
            </a:graphic>
          </wp:inline>
        </w:drawing>
      </w:r>
      <w:r w:rsidR="00226A7A">
        <w:tab/>
      </w:r>
      <w:r>
        <w:rPr>
          <w:b/>
        </w:rPr>
        <w:t>D)</w:t>
      </w:r>
      <w:r w:rsidR="00226A7A">
        <w:rPr>
          <w:noProof/>
          <w:lang w:val="en-US"/>
        </w:rPr>
        <w:drawing>
          <wp:inline distT="0" distB="0" distL="0" distR="0" wp14:anchorId="57BD284F" wp14:editId="0EC03B64">
            <wp:extent cx="2178050" cy="1636580"/>
            <wp:effectExtent l="0" t="0" r="0" b="1905"/>
            <wp:docPr id="25" name="Picture 25" descr="C:\Users\Diewertje\AppData\Local\Microsoft\Windows\INetCache\Content.MSO\243F6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wertje\AppData\Local\Microsoft\Windows\INetCache\Content.MSO\243F6A42.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7944" cy="1659043"/>
                    </a:xfrm>
                    <a:prstGeom prst="rect">
                      <a:avLst/>
                    </a:prstGeom>
                    <a:noFill/>
                    <a:ln>
                      <a:noFill/>
                    </a:ln>
                  </pic:spPr>
                </pic:pic>
              </a:graphicData>
            </a:graphic>
          </wp:inline>
        </w:drawing>
      </w:r>
    </w:p>
    <w:p w14:paraId="21C08E04" w14:textId="0F63D6D9" w:rsidR="00226A7A" w:rsidRDefault="00226A7A" w:rsidP="00226A7A">
      <w:pPr>
        <w:pStyle w:val="Caption"/>
        <w:jc w:val="center"/>
      </w:pPr>
      <w:bookmarkStart w:id="212" w:name="_Ref10104676"/>
      <w:r>
        <w:t xml:space="preserve">Figure </w:t>
      </w:r>
      <w:fldSimple w:instr=" SEQ Figure \* ARABIC ">
        <w:r w:rsidR="00FC68CD">
          <w:rPr>
            <w:noProof/>
          </w:rPr>
          <w:t>11</w:t>
        </w:r>
      </w:fldSimple>
      <w:bookmarkEnd w:id="212"/>
      <w:r>
        <w:t>:</w:t>
      </w:r>
      <w:r w:rsidR="00291647">
        <w:t xml:space="preserve"> </w:t>
      </w:r>
      <w:r>
        <w:t xml:space="preserve">The Single </w:t>
      </w:r>
      <w:r w:rsidR="005855BC">
        <w:t xml:space="preserve">mismatch graphs (A&amp;B) </w:t>
      </w:r>
      <w:r>
        <w:t>and double mismatc</w:t>
      </w:r>
      <w:r w:rsidR="005855BC">
        <w:t>h</w:t>
      </w:r>
      <w:r>
        <w:t xml:space="preserve"> </w:t>
      </w:r>
      <w:r w:rsidR="005855BC">
        <w:t>heatmaps (C&amp;D)</w:t>
      </w:r>
      <w:r>
        <w:t xml:space="preserve"> for the normal fit with 3 conc</w:t>
      </w:r>
      <w:r w:rsidR="005855BC">
        <w:t>e</w:t>
      </w:r>
      <w:r>
        <w:t xml:space="preserve">ntration points </w:t>
      </w:r>
      <w:r w:rsidR="005855BC">
        <w:t>(A&amp;C)</w:t>
      </w:r>
      <w:r>
        <w:t xml:space="preserve"> and the fit where we assumed equilibrium with 3 concentration points (</w:t>
      </w:r>
      <w:r w:rsidR="005855BC">
        <w:t>B&amp;D</w:t>
      </w:r>
      <w:r>
        <w:t>)</w:t>
      </w:r>
    </w:p>
    <w:p w14:paraId="30D1FD09" w14:textId="4B8F719A" w:rsidR="0068073E" w:rsidRDefault="0068073E" w:rsidP="0068073E">
      <w:pPr>
        <w:jc w:val="center"/>
      </w:pPr>
      <w:r>
        <w:tab/>
      </w:r>
      <w:r w:rsidR="00226A7A">
        <w:tab/>
      </w:r>
    </w:p>
    <w:p w14:paraId="2F288A7C" w14:textId="57D084C3" w:rsidR="009612C0" w:rsidRDefault="00291647" w:rsidP="009612C0">
      <w:pPr>
        <w:keepNext/>
        <w:jc w:val="center"/>
      </w:pPr>
      <w:r>
        <w:rPr>
          <w:b/>
        </w:rPr>
        <w:lastRenderedPageBreak/>
        <w:t>A)</w:t>
      </w:r>
      <w:commentRangeStart w:id="213"/>
      <w:r w:rsidR="0068073E">
        <w:rPr>
          <w:noProof/>
          <w:lang w:val="en-US"/>
        </w:rPr>
        <w:drawing>
          <wp:inline distT="0" distB="0" distL="0" distR="0" wp14:anchorId="4A8E4CD4" wp14:editId="514ED523">
            <wp:extent cx="2317750" cy="1597447"/>
            <wp:effectExtent l="0" t="0" r="6350" b="3175"/>
            <wp:docPr id="22" name="Picture 22" descr="C:\Users\Diewertje\AppData\Local\Microsoft\Windows\INetCache\Content.MSO\783D0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wertje\AppData\Local\Microsoft\Windows\INetCache\Content.MSO\783D0E9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856" cy="1612683"/>
                    </a:xfrm>
                    <a:prstGeom prst="rect">
                      <a:avLst/>
                    </a:prstGeom>
                    <a:noFill/>
                    <a:ln>
                      <a:noFill/>
                    </a:ln>
                  </pic:spPr>
                </pic:pic>
              </a:graphicData>
            </a:graphic>
          </wp:inline>
        </w:drawing>
      </w:r>
      <w:r w:rsidR="00FE52DB">
        <w:tab/>
      </w:r>
      <w:r>
        <w:rPr>
          <w:b/>
        </w:rPr>
        <w:t>B)</w:t>
      </w:r>
      <w:r w:rsidR="009612C0">
        <w:rPr>
          <w:noProof/>
          <w:lang w:val="en-US"/>
        </w:rPr>
        <w:drawing>
          <wp:inline distT="0" distB="0" distL="0" distR="0" wp14:anchorId="28CCEB51" wp14:editId="586C3FC0">
            <wp:extent cx="2264679" cy="1566545"/>
            <wp:effectExtent l="0" t="0" r="2540" b="0"/>
            <wp:docPr id="27" name="Picture 27" descr="C:\Users\Diewertje\AppData\Local\Microsoft\Windows\INetCache\Content.MSO\12998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ewertje\AppData\Local\Microsoft\Windows\INetCache\Content.MSO\12998AA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7015" cy="1575078"/>
                    </a:xfrm>
                    <a:prstGeom prst="rect">
                      <a:avLst/>
                    </a:prstGeom>
                    <a:noFill/>
                    <a:ln>
                      <a:noFill/>
                    </a:ln>
                  </pic:spPr>
                </pic:pic>
              </a:graphicData>
            </a:graphic>
          </wp:inline>
        </w:drawing>
      </w:r>
    </w:p>
    <w:p w14:paraId="41559635" w14:textId="09E4B63E" w:rsidR="009612C0" w:rsidRDefault="009612C0" w:rsidP="009612C0">
      <w:pPr>
        <w:pStyle w:val="Caption"/>
        <w:jc w:val="center"/>
      </w:pPr>
      <w:bookmarkStart w:id="214" w:name="_Ref10104659"/>
      <w:r>
        <w:t xml:space="preserve">Figure </w:t>
      </w:r>
      <w:r w:rsidR="00637185">
        <w:fldChar w:fldCharType="begin"/>
      </w:r>
      <w:r w:rsidR="00637185" w:rsidRPr="00DF3CE8">
        <w:instrText xml:space="preserve"> SEQ Figure \* ARABIC </w:instrText>
      </w:r>
      <w:r w:rsidR="00637185">
        <w:fldChar w:fldCharType="separate"/>
      </w:r>
      <w:r w:rsidR="00FC68CD">
        <w:rPr>
          <w:noProof/>
        </w:rPr>
        <w:t>12</w:t>
      </w:r>
      <w:r w:rsidR="00637185">
        <w:rPr>
          <w:noProof/>
        </w:rPr>
        <w:fldChar w:fldCharType="end"/>
      </w:r>
      <w:bookmarkEnd w:id="214"/>
      <w:r>
        <w:t>: The ontarget energylandschape for the fits selected on similarity with the weig</w:t>
      </w:r>
      <w:r w:rsidR="00CF715F">
        <w:t>h</w:t>
      </w:r>
      <w:r>
        <w:t>ted av</w:t>
      </w:r>
      <w:r w:rsidR="00CF715F">
        <w:t>e</w:t>
      </w:r>
      <w:r>
        <w:t xml:space="preserve">rage of the data. </w:t>
      </w:r>
      <w:r w:rsidR="00291647">
        <w:t>A)</w:t>
      </w:r>
      <w:r>
        <w:t xml:space="preserve"> has a threshold of 0.018</w:t>
      </w:r>
      <w:r w:rsidR="00291647">
        <w:t>. B) Has a threshold</w:t>
      </w:r>
      <w:r>
        <w:t xml:space="preserve"> of 0.022</w:t>
      </w:r>
      <w:r w:rsidR="00226A7A">
        <w:t>.</w:t>
      </w:r>
    </w:p>
    <w:commentRangeEnd w:id="213"/>
    <w:p w14:paraId="1A6A1AE4" w14:textId="1FBEA016" w:rsidR="0068073E" w:rsidRDefault="003C091F" w:rsidP="00891FC5">
      <w:pPr>
        <w:jc w:val="left"/>
      </w:pPr>
      <w:r>
        <w:rPr>
          <w:rStyle w:val="CommentReference"/>
        </w:rPr>
        <w:commentReference w:id="213"/>
      </w:r>
      <w:r w:rsidR="00891FC5">
        <w:t xml:space="preserve">The on-target energy landscape shows us that the fit </w:t>
      </w:r>
      <w:del w:id="215" w:author="Misha Klein" w:date="2019-06-18T11:10:00Z">
        <w:r w:rsidR="00891FC5" w:rsidDel="0072580E">
          <w:delText xml:space="preserve">with </w:delText>
        </w:r>
      </w:del>
      <w:r w:rsidR="00891FC5">
        <w:t>assum</w:t>
      </w:r>
      <w:del w:id="216" w:author="Misha Klein" w:date="2019-06-18T11:10:00Z">
        <w:r w:rsidR="00891FC5" w:rsidDel="0072580E">
          <w:delText>ed</w:delText>
        </w:r>
      </w:del>
      <w:ins w:id="217" w:author="Misha Klein" w:date="2019-06-18T11:10:00Z">
        <w:r w:rsidR="0072580E">
          <w:t>ing</w:t>
        </w:r>
      </w:ins>
      <w:r w:rsidR="00891FC5">
        <w:t xml:space="preserve"> equilibrium keeps </w:t>
      </w:r>
      <w:commentRangeStart w:id="218"/>
      <w:r w:rsidR="00891FC5">
        <w:t xml:space="preserve">the overall general shape </w:t>
      </w:r>
      <w:commentRangeEnd w:id="218"/>
      <w:r>
        <w:rPr>
          <w:rStyle w:val="CommentReference"/>
        </w:rPr>
        <w:commentReference w:id="218"/>
      </w:r>
      <w:r w:rsidR="00891FC5">
        <w:t xml:space="preserve">of the landscape and that the fits </w:t>
      </w:r>
      <w:r w:rsidR="00440470">
        <w:t xml:space="preserve">still </w:t>
      </w:r>
      <w:r w:rsidR="00891FC5">
        <w:t xml:space="preserve">agree on base pair position 11, which indicates the end </w:t>
      </w:r>
      <w:commentRangeStart w:id="219"/>
      <w:r w:rsidR="00891FC5">
        <w:t>of the seed region</w:t>
      </w:r>
      <w:commentRangeEnd w:id="219"/>
      <w:r w:rsidR="007E652D">
        <w:rPr>
          <w:rStyle w:val="CommentReference"/>
        </w:rPr>
        <w:commentReference w:id="219"/>
      </w:r>
      <w:r w:rsidR="00891FC5">
        <w:t xml:space="preserve">. However, this fit seems to just throw the landscape up resulting in a much bigger need of energy to overcome the first boundary and be able to bind. The existence of this possibility for the fit can be explained by the fact that the rates are not fitted this time, therefore </w:t>
      </w:r>
      <w:r w:rsidR="0039476C">
        <w:t xml:space="preserve">it can assume every possible rate. </w:t>
      </w:r>
      <w:r w:rsidR="00BC48D9">
        <w:t>So apparently we need much higher rates (so throw</w:t>
      </w:r>
      <w:commentRangeStart w:id="220"/>
      <w:r w:rsidR="00BC48D9">
        <w:t xml:space="preserve"> the landscape up</w:t>
      </w:r>
      <w:commentRangeEnd w:id="220"/>
      <w:r w:rsidR="00A175BF">
        <w:rPr>
          <w:rStyle w:val="CommentReference"/>
        </w:rPr>
        <w:commentReference w:id="220"/>
      </w:r>
      <w:r w:rsidR="00BC48D9">
        <w:t xml:space="preserve">) to be able to reach equilibrium in 10 minutes. This already </w:t>
      </w:r>
      <w:commentRangeStart w:id="221"/>
      <w:r w:rsidR="00BC48D9">
        <w:t xml:space="preserve">implies </w:t>
      </w:r>
      <w:commentRangeEnd w:id="221"/>
      <w:r w:rsidR="00052D1B">
        <w:rPr>
          <w:rStyle w:val="CommentReference"/>
        </w:rPr>
        <w:commentReference w:id="221"/>
      </w:r>
      <w:r w:rsidR="00BC48D9">
        <w:t>that there is no equilibrium reached yet during the experiment, because if it would have, there would be no need to higher the rates.</w:t>
      </w:r>
    </w:p>
    <w:p w14:paraId="0AF09D4E" w14:textId="66CE5C17" w:rsidR="0039476C" w:rsidRDefault="00923366" w:rsidP="00F41377">
      <w:pPr>
        <w:jc w:val="left"/>
      </w:pPr>
      <w:r>
        <w:t xml:space="preserve">To check if there is an equilibrium after 10 min, we calculated the ABA in the two different ways, using the parameters that we got out of the fit that mimics the experiment. </w:t>
      </w:r>
    </w:p>
    <w:p w14:paraId="3CC78E0F" w14:textId="106FDE01" w:rsidR="00923366" w:rsidRDefault="00923366" w:rsidP="00F41377">
      <w:pPr>
        <w:pStyle w:val="ListParagraph"/>
        <w:numPr>
          <w:ilvl w:val="0"/>
          <w:numId w:val="13"/>
        </w:numPr>
        <w:jc w:val="left"/>
      </w:pPr>
      <w:r>
        <w:t xml:space="preserve">Use </w:t>
      </w:r>
      <w:commentRangeStart w:id="222"/>
      <w:r>
        <w:t xml:space="preserve">the parameters </w:t>
      </w:r>
      <w:commentRangeEnd w:id="222"/>
      <w:r w:rsidR="008D109F">
        <w:rPr>
          <w:rStyle w:val="CommentReference"/>
        </w:rPr>
        <w:commentReference w:id="222"/>
      </w:r>
      <w:r>
        <w:t xml:space="preserve">to calculate the rate matrix from which we calculate </w:t>
      </w:r>
      <m:oMath>
        <m:sSub>
          <m:sSubPr>
            <m:ctrlPr>
              <w:rPr>
                <w:rFonts w:ascii="Cambria Math" w:hAnsi="Cambria Math"/>
                <w:i/>
              </w:rPr>
            </m:ctrlPr>
          </m:sSubPr>
          <m:e>
            <m:r>
              <w:rPr>
                <w:rFonts w:ascii="Cambria Math" w:hAnsi="Cambria Math"/>
              </w:rPr>
              <m:t>p</m:t>
            </m:r>
          </m:e>
          <m:sub>
            <m:r>
              <w:rPr>
                <w:rFonts w:ascii="Cambria Math" w:hAnsi="Cambria Math"/>
              </w:rPr>
              <m:t>bnd</m:t>
            </m:r>
          </m:sub>
        </m:sSub>
      </m:oMath>
      <w:r>
        <w:t xml:space="preserve"> that we use to fit the Hill-curve to find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value, with which we calculate ABA.</w:t>
      </w:r>
    </w:p>
    <w:p w14:paraId="2BFCC90B" w14:textId="56FFFA5D" w:rsidR="00923366" w:rsidRDefault="00923366" w:rsidP="00923366">
      <w:pPr>
        <w:pStyle w:val="ListParagraph"/>
        <w:numPr>
          <w:ilvl w:val="0"/>
          <w:numId w:val="13"/>
        </w:numPr>
        <w:jc w:val="left"/>
      </w:pPr>
      <w:r>
        <w:t>Use the parameters to find the energy landscape</w:t>
      </w:r>
      <w:r w:rsidR="004C185E">
        <w:t xml:space="preserve">, that we use to calculate ABA with equation </w:t>
      </w:r>
      <w:r w:rsidR="00556766">
        <w:fldChar w:fldCharType="begin"/>
      </w:r>
      <w:r w:rsidR="00556766">
        <w:instrText xml:space="preserve"> REF _Ref11096220 \h </w:instrText>
      </w:r>
      <w:r w:rsidR="00556766">
        <w:fldChar w:fldCharType="separate"/>
      </w:r>
      <w:r w:rsidR="00985334" w:rsidRPr="00D35DB1">
        <w:t>(</w:t>
      </w:r>
      <w:r w:rsidR="00985334">
        <w:rPr>
          <w:noProof/>
        </w:rPr>
        <w:t>26</w:t>
      </w:r>
      <w:r w:rsidR="00985334">
        <w:t>)</w:t>
      </w:r>
      <w:r w:rsidR="00556766">
        <w:fldChar w:fldCharType="end"/>
      </w:r>
      <w:r w:rsidR="004C185E">
        <w:t xml:space="preserve"> </w:t>
      </w:r>
    </w:p>
    <w:p w14:paraId="014B51D8" w14:textId="77777777" w:rsidR="00F41377" w:rsidRDefault="00F41377" w:rsidP="00F41377">
      <w:pPr>
        <w:keepNext/>
        <w:jc w:val="center"/>
      </w:pPr>
      <w:r>
        <w:rPr>
          <w:b/>
        </w:rPr>
        <w:t>A)</w:t>
      </w:r>
      <w:r>
        <w:rPr>
          <w:noProof/>
          <w:lang w:val="en-US"/>
        </w:rPr>
        <w:drawing>
          <wp:inline distT="0" distB="0" distL="0" distR="0" wp14:anchorId="72CC4C73" wp14:editId="09973B4C">
            <wp:extent cx="2393950" cy="1754345"/>
            <wp:effectExtent l="0" t="0" r="6350" b="0"/>
            <wp:docPr id="33" name="Picture 33" descr="C:\Users\Diewertje\AppData\Local\Microsoft\Windows\INetCache\Content.MSO\7B3280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ewertje\AppData\Local\Microsoft\Windows\INetCache\Content.MSO\7B32807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2924" cy="1768250"/>
                    </a:xfrm>
                    <a:prstGeom prst="rect">
                      <a:avLst/>
                    </a:prstGeom>
                    <a:noFill/>
                    <a:ln>
                      <a:noFill/>
                    </a:ln>
                  </pic:spPr>
                </pic:pic>
              </a:graphicData>
            </a:graphic>
          </wp:inline>
        </w:drawing>
      </w:r>
      <w:r>
        <w:tab/>
      </w:r>
      <w:r>
        <w:rPr>
          <w:b/>
        </w:rPr>
        <w:t>B)</w:t>
      </w:r>
      <w:r>
        <w:rPr>
          <w:noProof/>
          <w:lang w:val="en-US"/>
        </w:rPr>
        <w:drawing>
          <wp:inline distT="0" distB="0" distL="0" distR="0" wp14:anchorId="2C3BCDF3" wp14:editId="19784578">
            <wp:extent cx="2516082" cy="1695108"/>
            <wp:effectExtent l="0" t="0" r="0" b="635"/>
            <wp:docPr id="31" name="Picture 31" descr="C:\Users\Diewertje\AppData\Local\Microsoft\Windows\INetCache\Content.MSO\41D5FC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ewertje\AppData\Local\Microsoft\Windows\INetCache\Content.MSO\41D5FCA8.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0848" cy="1705056"/>
                    </a:xfrm>
                    <a:prstGeom prst="rect">
                      <a:avLst/>
                    </a:prstGeom>
                    <a:noFill/>
                    <a:ln>
                      <a:noFill/>
                    </a:ln>
                  </pic:spPr>
                </pic:pic>
              </a:graphicData>
            </a:graphic>
          </wp:inline>
        </w:drawing>
      </w:r>
    </w:p>
    <w:p w14:paraId="1C79042D" w14:textId="0B4DFB83" w:rsidR="00F41377" w:rsidRDefault="00F41377" w:rsidP="00F41377">
      <w:pPr>
        <w:pStyle w:val="Caption"/>
        <w:jc w:val="center"/>
      </w:pPr>
      <w:bookmarkStart w:id="223" w:name="_Ref10126621"/>
      <w:r>
        <w:t xml:space="preserve">Figure </w:t>
      </w:r>
      <w:fldSimple w:instr=" SEQ Figure \* ARABIC ">
        <w:r w:rsidR="00FC68CD">
          <w:rPr>
            <w:noProof/>
          </w:rPr>
          <w:t>13</w:t>
        </w:r>
      </w:fldSimple>
      <w:bookmarkEnd w:id="223"/>
      <w:r>
        <w:t xml:space="preserve">: A) The correlation between the predicted values of the ABA based on the experimental calculation or assumed equilibrium. B) The prediction for the </w:t>
      </w:r>
      <w:r w:rsidR="00CF715F">
        <w:t>d</w:t>
      </w:r>
      <w:r>
        <w:t>ouble mismatches using both calculations</w:t>
      </w:r>
    </w:p>
    <w:p w14:paraId="1CFB6F39" w14:textId="23706F24" w:rsidR="004C185E" w:rsidRDefault="004C185E" w:rsidP="004C185E">
      <w:pPr>
        <w:jc w:val="left"/>
      </w:pPr>
      <w:r>
        <w:t>By comparing those predicted ABA values, we see that double and blocks of mismatches have generally a higher correlation than the single mismatches</w:t>
      </w:r>
      <w:r w:rsidR="007C7D1A">
        <w:t xml:space="preserve"> (see </w:t>
      </w:r>
      <w:r w:rsidR="00F41377">
        <w:fldChar w:fldCharType="begin"/>
      </w:r>
      <w:r w:rsidR="00F41377">
        <w:instrText xml:space="preserve"> REF _Ref10126621 \h </w:instrText>
      </w:r>
      <w:r w:rsidR="00F41377">
        <w:fldChar w:fldCharType="separate"/>
      </w:r>
      <w:r w:rsidR="00985334">
        <w:t xml:space="preserve">Figure </w:t>
      </w:r>
      <w:r w:rsidR="00985334">
        <w:rPr>
          <w:noProof/>
        </w:rPr>
        <w:t>13</w:t>
      </w:r>
      <w:r w:rsidR="00F41377">
        <w:fldChar w:fldCharType="end"/>
      </w:r>
      <w:r w:rsidR="00F41377">
        <w:t>A</w:t>
      </w:r>
      <w:r w:rsidR="007C7D1A">
        <w:t>)</w:t>
      </w:r>
      <w:r>
        <w:t>.</w:t>
      </w:r>
      <w:r w:rsidR="007C7D1A">
        <w:t xml:space="preserve"> In </w:t>
      </w:r>
      <w:r w:rsidR="00F41377">
        <w:fldChar w:fldCharType="begin"/>
      </w:r>
      <w:r w:rsidR="00F41377">
        <w:instrText xml:space="preserve"> REF _Ref10126621 \h </w:instrText>
      </w:r>
      <w:r w:rsidR="00F41377">
        <w:fldChar w:fldCharType="separate"/>
      </w:r>
      <w:r w:rsidR="00985334">
        <w:t xml:space="preserve">Figure </w:t>
      </w:r>
      <w:r w:rsidR="00985334">
        <w:rPr>
          <w:noProof/>
        </w:rPr>
        <w:t>13</w:t>
      </w:r>
      <w:r w:rsidR="00F41377">
        <w:fldChar w:fldCharType="end"/>
      </w:r>
      <w:r w:rsidR="00F41377">
        <w:t>B</w:t>
      </w:r>
      <w:r w:rsidR="007C7D1A">
        <w:t xml:space="preserve"> we can also see that the biggest difference in the prediction occurs when the mismatches are </w:t>
      </w:r>
      <w:commentRangeStart w:id="224"/>
      <w:r w:rsidR="007C7D1A">
        <w:t>on the end of the sequence</w:t>
      </w:r>
      <w:commentRangeEnd w:id="224"/>
      <w:r w:rsidR="00C0527C">
        <w:rPr>
          <w:rStyle w:val="CommentReference"/>
        </w:rPr>
        <w:commentReference w:id="224"/>
      </w:r>
      <w:r w:rsidR="007C7D1A">
        <w:t xml:space="preserve">. </w:t>
      </w:r>
      <w:commentRangeStart w:id="225"/>
      <w:r w:rsidR="007C7D1A">
        <w:t xml:space="preserve">Therefore we can say that the off-target strands do equilibrate in 10 min, but the on-target strands (or close to on-target) do not. </w:t>
      </w:r>
      <w:commentRangeEnd w:id="225"/>
      <w:r w:rsidR="00C0527C">
        <w:rPr>
          <w:rStyle w:val="CommentReference"/>
        </w:rPr>
        <w:commentReference w:id="225"/>
      </w:r>
      <w:r w:rsidR="007C7D1A">
        <w:t xml:space="preserve">This can be rationalised by saying that the off-target strands will not go through the whole landscape, it will get stopped by an energy barrier and goes back to solution. Therefore it has less states and needs less time to equilibrate. While the on-target has to equilibrate over the whole energy landscape and therefore needs more time to reach equilibrium.  </w:t>
      </w:r>
      <w:r>
        <w:t xml:space="preserve"> </w:t>
      </w:r>
    </w:p>
    <w:p w14:paraId="74A01ED9" w14:textId="02FB8994" w:rsidR="00F41377" w:rsidRDefault="00F41377" w:rsidP="00F41377">
      <w:pPr>
        <w:spacing w:after="0"/>
        <w:jc w:val="left"/>
      </w:pPr>
      <w:r>
        <w:lastRenderedPageBreak/>
        <w:t>This gets also confirmed by the fact that the on-</w:t>
      </w:r>
      <w:r w:rsidR="00211216">
        <w:t xml:space="preserve">target </w:t>
      </w:r>
      <w:r>
        <w:t>ABA predictions are completely different:</w:t>
      </w:r>
    </w:p>
    <w:p w14:paraId="6725743A" w14:textId="2E729382" w:rsidR="00F41377" w:rsidRDefault="00F41377" w:rsidP="00F41377">
      <w:pPr>
        <w:pStyle w:val="ListParagraph"/>
        <w:numPr>
          <w:ilvl w:val="0"/>
          <w:numId w:val="14"/>
        </w:numPr>
        <w:spacing w:after="0"/>
        <w:jc w:val="left"/>
      </w:pPr>
      <w:r>
        <w:t xml:space="preserve">Prediction experiment </w:t>
      </w:r>
      <m:oMath>
        <m:r>
          <w:rPr>
            <w:rFonts w:ascii="Cambria Math" w:hAnsi="Cambria Math"/>
          </w:rPr>
          <m:t>≈2.554</m:t>
        </m:r>
      </m:oMath>
    </w:p>
    <w:p w14:paraId="5B830DD0" w14:textId="42BF2515" w:rsidR="00F41377" w:rsidRDefault="00F41377" w:rsidP="00F41377">
      <w:pPr>
        <w:pStyle w:val="ListParagraph"/>
        <w:numPr>
          <w:ilvl w:val="0"/>
          <w:numId w:val="14"/>
        </w:numPr>
        <w:jc w:val="left"/>
      </w:pPr>
      <w:r>
        <w:t xml:space="preserve">Prediction equilibrium </w:t>
      </w:r>
      <m:oMath>
        <m:r>
          <w:rPr>
            <w:rFonts w:ascii="Cambria Math" w:hAnsi="Cambria Math"/>
          </w:rPr>
          <m:t>≈ - 0.327</m:t>
        </m:r>
      </m:oMath>
    </w:p>
    <w:p w14:paraId="79B59A36" w14:textId="5B7C4B0F" w:rsidR="00F41377" w:rsidRPr="00291647" w:rsidRDefault="00291647">
      <w:r>
        <w:t xml:space="preserve">We can conclude that the assumption of equilibrium is not met for the (close to) on-target strands. Although fitting with the assumption of equilibrium gives good predictions, we see that the height of the energy landscape cannot be determined, </w:t>
      </w:r>
      <w:r w:rsidR="00BC48D9">
        <w:t>only</w:t>
      </w:r>
      <w:r>
        <w:t xml:space="preserve"> its shape is preserved.</w:t>
      </w:r>
      <w:r w:rsidR="00BC48D9">
        <w:t xml:space="preserve"> </w:t>
      </w:r>
      <w:commentRangeStart w:id="226"/>
      <w:r w:rsidR="005855BC">
        <w:t xml:space="preserve">It can be observed </w:t>
      </w:r>
      <w:commentRangeEnd w:id="226"/>
      <w:r w:rsidR="009972E3">
        <w:rPr>
          <w:rStyle w:val="CommentReference"/>
        </w:rPr>
        <w:commentReference w:id="226"/>
      </w:r>
      <w:r w:rsidR="005855BC">
        <w:t xml:space="preserve">that </w:t>
      </w:r>
      <w:r w:rsidR="00BC48D9">
        <w:t xml:space="preserve">the fit needs higher rates to enforce equilibrium </w:t>
      </w:r>
      <w:r w:rsidR="005855BC">
        <w:t>and still be in agreement with</w:t>
      </w:r>
      <w:r w:rsidR="00BC48D9">
        <w:t xml:space="preserve"> this dataset</w:t>
      </w:r>
      <w:r w:rsidR="005855BC">
        <w:t>.</w:t>
      </w:r>
      <w:r w:rsidR="00BC48D9">
        <w:t xml:space="preserve"> </w:t>
      </w:r>
      <w:r w:rsidR="005855BC">
        <w:t>This indicates</w:t>
      </w:r>
      <w:r w:rsidR="00BC48D9">
        <w:t xml:space="preserve"> that equilibrium was not reached after 10 minutes. </w:t>
      </w:r>
    </w:p>
    <w:p w14:paraId="7AC587FE" w14:textId="7C91A00A" w:rsidR="00BC5D18" w:rsidRPr="007A7F2B" w:rsidRDefault="008F754F" w:rsidP="008F754F">
      <w:pPr>
        <w:pStyle w:val="Heading1"/>
      </w:pPr>
      <w:bookmarkStart w:id="227" w:name="_Toc11083558"/>
      <w:bookmarkStart w:id="228" w:name="_Toc11673095"/>
      <w:r w:rsidRPr="007A7F2B">
        <w:t>Comparison to Boyle</w:t>
      </w:r>
      <w:bookmarkEnd w:id="227"/>
      <w:bookmarkEnd w:id="228"/>
    </w:p>
    <w:p w14:paraId="67F5BF08" w14:textId="3F4E2AB6" w:rsidR="00616943" w:rsidRDefault="00442C54" w:rsidP="008F754F">
      <w:r>
        <w:t xml:space="preserve">Comparing our result from the best fit on the data of Finkelstein et al. and the best fit on the data from Boyle et al, </w:t>
      </w:r>
      <w:r w:rsidR="00C81E06">
        <w:t xml:space="preserve">we can observe that </w:t>
      </w:r>
      <w:r>
        <w:t xml:space="preserve">they give </w:t>
      </w:r>
      <w:r w:rsidR="00C81E06">
        <w:t>the same shape</w:t>
      </w:r>
      <w:r>
        <w:t xml:space="preserve"> for the on-target energy landscape (</w:t>
      </w:r>
      <w:r w:rsidR="00FC68CD">
        <w:fldChar w:fldCharType="begin"/>
      </w:r>
      <w:r w:rsidR="00FC68CD">
        <w:instrText xml:space="preserve"> REF _Ref11666780 \h </w:instrText>
      </w:r>
      <w:r w:rsidR="00FC68CD">
        <w:fldChar w:fldCharType="separate"/>
      </w:r>
      <w:r w:rsidR="00FC68CD">
        <w:t xml:space="preserve">Figure </w:t>
      </w:r>
      <w:r w:rsidR="00FC68CD">
        <w:rPr>
          <w:noProof/>
        </w:rPr>
        <w:t>14</w:t>
      </w:r>
      <w:r w:rsidR="00FC68CD">
        <w:fldChar w:fldCharType="end"/>
      </w:r>
      <w:r>
        <w:t>). For both we can observe 2 bumps and agreement of all the fits on points 10</w:t>
      </w:r>
      <w:r w:rsidR="00FC68CD">
        <w:t xml:space="preserve">/11. Such an agreement indicates that it probably is a property of the protein itself, and not some characteristic of the fit itself. For this agreement of the fits at nucleotide 10/11 </w:t>
      </w:r>
      <w:r w:rsidR="00C81E06">
        <w:t>we can say that this is where the seed region ends for Cas9.</w:t>
      </w:r>
    </w:p>
    <w:p w14:paraId="558061B1" w14:textId="04A794E5" w:rsidR="008F754F" w:rsidRPr="007A7F2B" w:rsidRDefault="00616943" w:rsidP="008F754F">
      <w:r>
        <w:t xml:space="preserve">Two big differences between the landscapes can also be distinguished. First of all, for </w:t>
      </w:r>
      <w:r w:rsidR="007C39CF">
        <w:t>the fit on the data of Fi</w:t>
      </w:r>
      <w:r>
        <w:t>nkelstein we can observe that all the fits differ a lot from each other for the second part of the landscape (after nucleotides 9/10). This means that the second part of the landscape cannot really be determined</w:t>
      </w:r>
      <w:ins w:id="229" w:author="Misha Klein" w:date="2019-06-18T11:15:00Z">
        <w:r w:rsidR="009972E3">
          <w:t xml:space="preserve"> from the training data</w:t>
        </w:r>
      </w:ins>
      <w:r>
        <w:t>. This is probably caused by the fact that equilibrium is not reached yet after 10 minutes for the on</w:t>
      </w:r>
      <w:r w:rsidR="007C39CF">
        <w:t>-</w:t>
      </w:r>
      <w:r>
        <w:t xml:space="preserve">target, </w:t>
      </w:r>
      <w:commentRangeStart w:id="230"/>
      <w:r>
        <w:t xml:space="preserve">resulting in the fact </w:t>
      </w:r>
      <w:commentRangeEnd w:id="230"/>
      <w:r w:rsidR="009972E3">
        <w:rPr>
          <w:rStyle w:val="CommentReference"/>
        </w:rPr>
        <w:commentReference w:id="230"/>
      </w:r>
      <w:r>
        <w:t xml:space="preserve">that Cas9 simply did not have the time to </w:t>
      </w:r>
      <w:del w:id="231" w:author="Misha Klein" w:date="2019-06-17T21:15:00Z">
        <w:r w:rsidDel="00E82098">
          <w:delText xml:space="preserve">discover </w:delText>
        </w:r>
      </w:del>
      <w:ins w:id="232" w:author="Misha Klein" w:date="2019-06-17T21:15:00Z">
        <w:r w:rsidR="00E82098">
          <w:t xml:space="preserve">explore </w:t>
        </w:r>
      </w:ins>
      <w:r>
        <w:t xml:space="preserve">this part of the landscape (it did not </w:t>
      </w:r>
      <w:commentRangeStart w:id="233"/>
      <w:r>
        <w:t xml:space="preserve">bind to those nucleotides </w:t>
      </w:r>
      <w:commentRangeEnd w:id="233"/>
      <w:r w:rsidR="00A03270">
        <w:rPr>
          <w:rStyle w:val="CommentReference"/>
        </w:rPr>
        <w:commentReference w:id="233"/>
      </w:r>
      <w:r>
        <w:t xml:space="preserve">yet). Secondly, it can be observed that the fit on the data of Finkelstein clearly suggests 2 </w:t>
      </w:r>
      <w:commentRangeStart w:id="234"/>
      <w:r>
        <w:t>bumps</w:t>
      </w:r>
      <w:commentRangeEnd w:id="234"/>
      <w:r w:rsidR="009972E3">
        <w:rPr>
          <w:rStyle w:val="CommentReference"/>
        </w:rPr>
        <w:commentReference w:id="234"/>
      </w:r>
      <w:r>
        <w:t xml:space="preserve"> in the first part of the landscape (till nucleotide 10</w:t>
      </w:r>
      <w:r w:rsidR="00FC68CD">
        <w:t>/11</w:t>
      </w:r>
      <w:r>
        <w:t xml:space="preserve">), while Boyle does not. It could be that there is more information in </w:t>
      </w:r>
      <w:r w:rsidR="007C39CF">
        <w:t xml:space="preserve">the data of Finkelstein, that we cannot extract with the data of Boyle, so that this is actually a characteristic of Cas9. </w:t>
      </w:r>
      <w:del w:id="235" w:author="Misha Klein" w:date="2019-06-17T21:16:00Z">
        <w:r w:rsidR="007C39CF" w:rsidDel="00B96EAF">
          <w:delText xml:space="preserve">Or </w:delText>
        </w:r>
      </w:del>
      <w:ins w:id="236" w:author="Misha Klein" w:date="2019-06-17T21:16:00Z">
        <w:r w:rsidR="00B96EAF">
          <w:t xml:space="preserve">Alternatively, </w:t>
        </w:r>
      </w:ins>
      <w:r w:rsidR="007C39CF">
        <w:t xml:space="preserve">this characteristic can be a result of overfitting on the data of Finkelstein. If this overfitting has occurred, I will discuss further in section </w:t>
      </w:r>
      <w:r w:rsidR="00C954BF">
        <w:fldChar w:fldCharType="begin"/>
      </w:r>
      <w:r w:rsidR="00C954BF">
        <w:instrText xml:space="preserve"> REF _Ref11663057 \r \h </w:instrText>
      </w:r>
      <w:r w:rsidR="00C954BF">
        <w:fldChar w:fldCharType="separate"/>
      </w:r>
      <w:r w:rsidR="00C954BF">
        <w:t>5.3.1</w:t>
      </w:r>
      <w:r w:rsidR="00C954BF">
        <w:fldChar w:fldCharType="end"/>
      </w:r>
      <w:r w:rsidR="007C39CF">
        <w:t xml:space="preserve">. </w:t>
      </w:r>
    </w:p>
    <w:p w14:paraId="4ABC0B90" w14:textId="4EE0036D" w:rsidR="00FC68CD" w:rsidRDefault="00FC68CD" w:rsidP="00FC68CD">
      <w:pPr>
        <w:keepNext/>
        <w:jc w:val="center"/>
      </w:pPr>
      <w:r>
        <w:rPr>
          <w:b/>
          <w:bCs/>
        </w:rPr>
        <w:t xml:space="preserve">A) </w:t>
      </w:r>
      <w:r w:rsidR="00CB6FA3">
        <w:rPr>
          <w:noProof/>
          <w:lang w:val="en-US"/>
        </w:rPr>
        <w:drawing>
          <wp:inline distT="0" distB="0" distL="0" distR="0" wp14:anchorId="5279802B" wp14:editId="40E42E3F">
            <wp:extent cx="2426379" cy="1672683"/>
            <wp:effectExtent l="0" t="0" r="0" b="3810"/>
            <wp:docPr id="30" name="Picture 30" descr="C:\Users\Diewertje\AppData\Local\Microsoft\Windows\INetCache\Content.MSO\AC8236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ewertje\AppData\Local\Microsoft\Windows\INetCache\Content.MSO\AC8236ED.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5619" cy="1685947"/>
                    </a:xfrm>
                    <a:prstGeom prst="rect">
                      <a:avLst/>
                    </a:prstGeom>
                    <a:noFill/>
                    <a:ln>
                      <a:noFill/>
                    </a:ln>
                  </pic:spPr>
                </pic:pic>
              </a:graphicData>
            </a:graphic>
          </wp:inline>
        </w:drawing>
      </w:r>
      <w:r>
        <w:rPr>
          <w:b/>
          <w:bCs/>
        </w:rPr>
        <w:tab/>
        <w:t xml:space="preserve"> B)</w:t>
      </w:r>
      <w:r w:rsidR="007D1340">
        <w:rPr>
          <w:noProof/>
          <w:lang w:val="en-US"/>
        </w:rPr>
        <w:drawing>
          <wp:inline distT="0" distB="0" distL="0" distR="0" wp14:anchorId="452FECBD" wp14:editId="7F3377CA">
            <wp:extent cx="2514600" cy="1733120"/>
            <wp:effectExtent l="0" t="0" r="0" b="635"/>
            <wp:docPr id="18" name="Picture 18" descr="C:\Users\Diewertje\AppData\Local\Microsoft\Windows\INetCache\Content.MSO\783D0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wertje\AppData\Local\Microsoft\Windows\INetCache\Content.MSO\783D0E9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6064" cy="1754806"/>
                    </a:xfrm>
                    <a:prstGeom prst="rect">
                      <a:avLst/>
                    </a:prstGeom>
                    <a:noFill/>
                    <a:ln>
                      <a:noFill/>
                    </a:ln>
                  </pic:spPr>
                </pic:pic>
              </a:graphicData>
            </a:graphic>
          </wp:inline>
        </w:drawing>
      </w:r>
    </w:p>
    <w:p w14:paraId="1817CA9E" w14:textId="7E5D87CB" w:rsidR="008F754F" w:rsidRDefault="00FC68CD" w:rsidP="00FC68CD">
      <w:pPr>
        <w:pStyle w:val="Caption"/>
        <w:jc w:val="center"/>
      </w:pPr>
      <w:bookmarkStart w:id="237" w:name="_Ref11666780"/>
      <w:r>
        <w:t xml:space="preserve">Figure </w:t>
      </w:r>
      <w:fldSimple w:instr=" SEQ Figure \* ARABIC ">
        <w:r>
          <w:rPr>
            <w:noProof/>
          </w:rPr>
          <w:t>14</w:t>
        </w:r>
      </w:fldSimple>
      <w:bookmarkEnd w:id="237"/>
      <w:r>
        <w:t>: The on-target energy landscape A) Based on the parameters fitted on the data of Boyle et al. B) Based on the parameters fitted on the data of Finkelstein et al.</w:t>
      </w:r>
    </w:p>
    <w:p w14:paraId="7CBCC7CA" w14:textId="525D414E" w:rsidR="007F1F64" w:rsidRDefault="007C39CF" w:rsidP="008F754F">
      <w:r>
        <w:t xml:space="preserve">In general we can say that the on-target energy landscape shows the same characteristic as the one from the fit on Boyle. </w:t>
      </w:r>
      <w:r w:rsidR="00C81E06">
        <w:t xml:space="preserve">However, we </w:t>
      </w:r>
      <w:r w:rsidR="00D910CB">
        <w:t>observed</w:t>
      </w:r>
      <w:r w:rsidR="00C81E06">
        <w:t xml:space="preserve"> that the parameter values do differ. The most important difference is that of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C81E06">
        <w:t xml:space="preserve">.  For the fit on the data of Boyle we got that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C81E06">
        <w:t xml:space="preserve"> </w:t>
      </w:r>
      <m:oMath>
        <m:r>
          <w:rPr>
            <w:rFonts w:ascii="Cambria Math" w:hAnsi="Cambria Math"/>
          </w:rPr>
          <m:t>≈</m:t>
        </m:r>
      </m:oMath>
      <w:r w:rsidR="00C81E06">
        <w:t xml:space="preserve"> 1.31, while for Finkelstein we get a value of </w:t>
      </w:r>
      <m:oMath>
        <m:r>
          <w:rPr>
            <w:rFonts w:ascii="Cambria Math" w:hAnsi="Cambria Math"/>
          </w:rPr>
          <m:t>≈</m:t>
        </m:r>
      </m:oMath>
      <w:r w:rsidR="00C81E06">
        <w:t xml:space="preserve"> 5.24</w:t>
      </w:r>
      <w:r w:rsidR="00BE538C">
        <w:t xml:space="preserve"> (which is consistent over all the fits)</w:t>
      </w:r>
      <w:r w:rsidR="00C81E06">
        <w:t xml:space="preserve">. </w:t>
      </w:r>
      <w:r w:rsidR="00D910CB">
        <w:t xml:space="preserve">A possible explanation will be given in section </w:t>
      </w:r>
      <w:r w:rsidR="00D910CB">
        <w:fldChar w:fldCharType="begin"/>
      </w:r>
      <w:r w:rsidR="00D910CB">
        <w:instrText xml:space="preserve"> REF _Ref11663057 \r \h </w:instrText>
      </w:r>
      <w:r w:rsidR="00D910CB">
        <w:fldChar w:fldCharType="separate"/>
      </w:r>
      <w:r w:rsidR="00D910CB">
        <w:t>5.3.1</w:t>
      </w:r>
      <w:r w:rsidR="00D910CB">
        <w:fldChar w:fldCharType="end"/>
      </w:r>
      <w:r w:rsidR="00D910CB">
        <w:t>.</w:t>
      </w:r>
    </w:p>
    <w:p w14:paraId="542C0C26" w14:textId="77777777" w:rsidR="007F1F64" w:rsidRDefault="007F1F64">
      <w:r>
        <w:br w:type="page"/>
      </w:r>
    </w:p>
    <w:p w14:paraId="3EC1BE64" w14:textId="6FC59A90" w:rsidR="007C39CF" w:rsidRDefault="007C39CF" w:rsidP="007C39CF">
      <w:pPr>
        <w:pStyle w:val="Heading2"/>
      </w:pPr>
      <w:bookmarkStart w:id="238" w:name="_Ref11663057"/>
      <w:bookmarkStart w:id="239" w:name="_Toc11673096"/>
      <w:r>
        <w:lastRenderedPageBreak/>
        <w:t>Predicting other datasets with the obtained parameters</w:t>
      </w:r>
      <w:bookmarkEnd w:id="238"/>
      <w:bookmarkEnd w:id="239"/>
    </w:p>
    <w:p w14:paraId="0AC76D58" w14:textId="1335F644" w:rsidR="007C39CF" w:rsidRDefault="007C39CF" w:rsidP="007C39CF">
      <w:r>
        <w:t xml:space="preserve">Before starting the project of this thesis, it was already checked if it was possible to predict the dataset of Finkelstein with the parameters </w:t>
      </w:r>
      <w:r w:rsidR="007F1F64">
        <w:t xml:space="preserve">obtained from a fit to the data of Boyle. </w:t>
      </w:r>
      <w:r w:rsidR="007F1F64" w:rsidRPr="00E92368">
        <w:rPr>
          <w:strike/>
          <w:rPrChange w:id="240" w:author="Misha Klein" w:date="2019-06-17T21:19:00Z">
            <w:rPr/>
          </w:rPrChange>
        </w:rPr>
        <w:t xml:space="preserve">We have 2 different datasets from Finkelstein, one with only </w:t>
      </w:r>
      <w:ins w:id="241" w:author="Misha Klein" w:date="2019-06-17T21:19:00Z">
        <w:r w:rsidR="00E92368">
          <w:rPr>
            <w:strike/>
          </w:rPr>
          <w:t xml:space="preserve"> </w:t>
        </w:r>
        <w:r w:rsidR="00E92368">
          <w:t xml:space="preserve">Apart from </w:t>
        </w:r>
      </w:ins>
      <w:r w:rsidR="007F1F64">
        <w:t>single and double mismatche</w:t>
      </w:r>
      <w:ins w:id="242" w:author="Misha Klein" w:date="2019-06-17T21:19:00Z">
        <w:r w:rsidR="00E92368">
          <w:t>d off-targets</w:t>
        </w:r>
      </w:ins>
      <w:del w:id="243" w:author="Misha Klein" w:date="2019-06-17T21:19:00Z">
        <w:r w:rsidR="007F1F64" w:rsidDel="00E92368">
          <w:delText>s</w:delText>
        </w:r>
      </w:del>
      <w:r w:rsidR="007F1F64">
        <w:t xml:space="preserve">, </w:t>
      </w:r>
      <w:del w:id="244" w:author="Misha Klein" w:date="2019-06-17T21:19:00Z">
        <w:r w:rsidR="007F1F64" w:rsidDel="00E92368">
          <w:delText>which is the one I used to</w:delText>
        </w:r>
      </w:del>
      <w:ins w:id="245" w:author="Misha Klein" w:date="2019-06-17T21:19:00Z">
        <w:r w:rsidR="00E92368">
          <w:t>the data used to</w:t>
        </w:r>
      </w:ins>
      <w:r w:rsidR="007F1F64">
        <w:t xml:space="preserve"> fit </w:t>
      </w:r>
      <w:ins w:id="246" w:author="Misha Klein" w:date="2019-06-17T21:19:00Z">
        <w:r w:rsidR="00E92368">
          <w:t>against</w:t>
        </w:r>
      </w:ins>
      <w:del w:id="247" w:author="Misha Klein" w:date="2019-06-17T21:19:00Z">
        <w:r w:rsidR="007F1F64" w:rsidDel="00E92368">
          <w:delText>on</w:delText>
        </w:r>
      </w:del>
      <w:r w:rsidR="007F1F64">
        <w:t xml:space="preserve">, </w:t>
      </w:r>
      <w:ins w:id="248" w:author="Misha Klein" w:date="2019-06-17T21:20:00Z">
        <w:r w:rsidR="00E92368">
          <w:t>Finkelstein’s library also contained off-targets with more than 2 mismatches places consecutively (‘block mismatches’)</w:t>
        </w:r>
      </w:ins>
      <w:del w:id="249" w:author="Misha Klein" w:date="2019-06-17T21:20:00Z">
        <w:r w:rsidR="007F1F64" w:rsidDel="00E92368">
          <w:delText xml:space="preserve">and we have one with </w:delText>
        </w:r>
        <w:commentRangeStart w:id="250"/>
        <w:r w:rsidR="007F1F64" w:rsidDel="00E92368">
          <w:delText>block mismatches</w:delText>
        </w:r>
        <w:commentRangeEnd w:id="250"/>
        <w:r w:rsidR="00E92368" w:rsidDel="00E92368">
          <w:rPr>
            <w:rStyle w:val="CommentReference"/>
          </w:rPr>
          <w:commentReference w:id="250"/>
        </w:r>
      </w:del>
      <w:r w:rsidR="007F1F64">
        <w:t xml:space="preserve">. With the parameters of Boyle we could accurately predict the block mismatches and double mismatches, but the prediction was less for </w:t>
      </w:r>
      <w:commentRangeStart w:id="251"/>
      <w:r w:rsidR="007F1F64">
        <w:t>the single mismatches (</w:t>
      </w:r>
      <w:r w:rsidR="007F1F64">
        <w:fldChar w:fldCharType="begin"/>
      </w:r>
      <w:r w:rsidR="007F1F64">
        <w:instrText xml:space="preserve"> REF _Ref11479862 \h </w:instrText>
      </w:r>
      <w:r w:rsidR="007F1F64">
        <w:fldChar w:fldCharType="separate"/>
      </w:r>
      <w:r w:rsidR="00985334">
        <w:t xml:space="preserve">Figure </w:t>
      </w:r>
      <w:r w:rsidR="00985334">
        <w:rPr>
          <w:noProof/>
        </w:rPr>
        <w:t>14</w:t>
      </w:r>
      <w:r w:rsidR="007F1F64">
        <w:fldChar w:fldCharType="end"/>
      </w:r>
      <w:r w:rsidR="007F1F64">
        <w:t xml:space="preserve">). </w:t>
      </w:r>
      <w:commentRangeEnd w:id="251"/>
      <w:r w:rsidR="00E92368">
        <w:rPr>
          <w:rStyle w:val="CommentReference"/>
        </w:rPr>
        <w:commentReference w:id="251"/>
      </w:r>
    </w:p>
    <w:p w14:paraId="0A98B6C3" w14:textId="13E61A5B" w:rsidR="007F1F64" w:rsidRDefault="007F1F64" w:rsidP="00157085">
      <w:pPr>
        <w:keepNext/>
        <w:jc w:val="center"/>
      </w:pPr>
      <w:r>
        <w:rPr>
          <w:b/>
          <w:bCs/>
        </w:rPr>
        <w:t>A)</w:t>
      </w:r>
      <w:r>
        <w:rPr>
          <w:noProof/>
          <w:lang w:val="en-US"/>
        </w:rPr>
        <w:drawing>
          <wp:inline distT="0" distB="0" distL="0" distR="0" wp14:anchorId="614FDEEE" wp14:editId="058B69E8">
            <wp:extent cx="2346606" cy="1633728"/>
            <wp:effectExtent l="0" t="0" r="0" b="5080"/>
            <wp:docPr id="39" name="Picture 39" descr="C:\Users\Diewertje\AppData\Local\Microsoft\Windows\INetCache\Content.MSO\9688A3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wertje\AppData\Local\Microsoft\Windows\INetCache\Content.MSO\9688A3A4.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6489" cy="1682381"/>
                    </a:xfrm>
                    <a:prstGeom prst="rect">
                      <a:avLst/>
                    </a:prstGeom>
                    <a:noFill/>
                    <a:ln>
                      <a:noFill/>
                    </a:ln>
                  </pic:spPr>
                </pic:pic>
              </a:graphicData>
            </a:graphic>
          </wp:inline>
        </w:drawing>
      </w:r>
      <w:r>
        <w:rPr>
          <w:b/>
          <w:bCs/>
        </w:rPr>
        <w:t>B)</w:t>
      </w:r>
      <w:r>
        <w:rPr>
          <w:noProof/>
          <w:lang w:val="en-US"/>
        </w:rPr>
        <w:drawing>
          <wp:inline distT="0" distB="0" distL="0" distR="0" wp14:anchorId="1A974285" wp14:editId="26DD741D">
            <wp:extent cx="2176399" cy="1664208"/>
            <wp:effectExtent l="0" t="0" r="0" b="0"/>
            <wp:docPr id="40" name="Picture 40" descr="C:\Users\Diewertje\AppData\Local\Microsoft\Windows\INetCache\Content.MSO\2FC5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wertje\AppData\Local\Microsoft\Windows\INetCache\Content.MSO\2FC5D52.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9185" cy="1704571"/>
                    </a:xfrm>
                    <a:prstGeom prst="rect">
                      <a:avLst/>
                    </a:prstGeom>
                    <a:noFill/>
                    <a:ln>
                      <a:noFill/>
                    </a:ln>
                  </pic:spPr>
                </pic:pic>
              </a:graphicData>
            </a:graphic>
          </wp:inline>
        </w:drawing>
      </w:r>
      <w:r w:rsidRPr="007F1F64">
        <w:t xml:space="preserve"> </w:t>
      </w:r>
      <w:r w:rsidR="00157085">
        <w:br/>
      </w:r>
      <w:r>
        <w:rPr>
          <w:b/>
          <w:bCs/>
        </w:rPr>
        <w:t>C)</w:t>
      </w:r>
      <w:r>
        <w:rPr>
          <w:noProof/>
          <w:lang w:val="en-US"/>
        </w:rPr>
        <w:drawing>
          <wp:inline distT="0" distB="0" distL="0" distR="0" wp14:anchorId="73A9C9BA" wp14:editId="0B4797B4">
            <wp:extent cx="2334768" cy="1625485"/>
            <wp:effectExtent l="0" t="0" r="8890" b="0"/>
            <wp:docPr id="41" name="Picture 41" descr="C:\Users\Diewertje\AppData\Local\Microsoft\Windows\INetCache\Content.MSO\722C79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wertje\AppData\Local\Microsoft\Windows\INetCache\Content.MSO\722C7930.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2961" cy="1686886"/>
                    </a:xfrm>
                    <a:prstGeom prst="rect">
                      <a:avLst/>
                    </a:prstGeom>
                    <a:noFill/>
                    <a:ln>
                      <a:noFill/>
                    </a:ln>
                  </pic:spPr>
                </pic:pic>
              </a:graphicData>
            </a:graphic>
          </wp:inline>
        </w:drawing>
      </w:r>
    </w:p>
    <w:p w14:paraId="05AC5361" w14:textId="131246D5" w:rsidR="007F1F64" w:rsidRDefault="007F1F64" w:rsidP="007F1F64">
      <w:pPr>
        <w:pStyle w:val="Caption"/>
      </w:pPr>
      <w:bookmarkStart w:id="252" w:name="_Ref11479862"/>
      <w:r>
        <w:t xml:space="preserve">Figure </w:t>
      </w:r>
      <w:fldSimple w:instr=" SEQ Figure \* ARABIC ">
        <w:r w:rsidR="00FC68CD">
          <w:rPr>
            <w:noProof/>
          </w:rPr>
          <w:t>15</w:t>
        </w:r>
      </w:fldSimple>
      <w:bookmarkEnd w:id="252"/>
      <w:r>
        <w:t xml:space="preserve">: </w:t>
      </w:r>
      <w:r w:rsidR="004618F7">
        <w:t>The prediction of the data of Finkelstein et al. using the parameters obtained from fitting on the data of Boyle et al. A) Single mismatches B) Double mismatches C) Block mismatches</w:t>
      </w:r>
    </w:p>
    <w:p w14:paraId="37C227DE" w14:textId="155E0B6C" w:rsidR="00985334" w:rsidRDefault="004618F7" w:rsidP="007C39CF">
      <w:r>
        <w:t xml:space="preserve">To judge the quality of the fit on the data of Finkelstein, we now also want to check if we can use those parameters to predict the other 2 datasets. Firstly we showed that we can accurately predict </w:t>
      </w:r>
      <w:commentRangeStart w:id="253"/>
      <w:r>
        <w:t>the other dataset of Finkelstein (the block mismatches)</w:t>
      </w:r>
      <w:commentRangeEnd w:id="253"/>
      <w:r w:rsidR="00DF13B6">
        <w:rPr>
          <w:rStyle w:val="CommentReference"/>
        </w:rPr>
        <w:commentReference w:id="253"/>
      </w:r>
      <w:r>
        <w:t xml:space="preserve"> (</w:t>
      </w:r>
      <w:r w:rsidR="00985334">
        <w:fldChar w:fldCharType="begin"/>
      </w:r>
      <w:r w:rsidR="00985334">
        <w:instrText xml:space="preserve"> REF _Ref11658021 \h </w:instrText>
      </w:r>
      <w:r w:rsidR="00985334">
        <w:fldChar w:fldCharType="separate"/>
      </w:r>
      <w:r w:rsidR="00985334">
        <w:t xml:space="preserve">Figure </w:t>
      </w:r>
      <w:r w:rsidR="00985334">
        <w:rPr>
          <w:noProof/>
        </w:rPr>
        <w:t>15</w:t>
      </w:r>
      <w:r w:rsidR="00985334">
        <w:fldChar w:fldCharType="end"/>
      </w:r>
      <w:r>
        <w:t>).</w:t>
      </w:r>
      <w:r w:rsidR="00985334">
        <w:t xml:space="preserve"> We see again that the first part (till nucleotide 10) is predicted correctly and the second part shows more deviation from the data. </w:t>
      </w:r>
      <w:commentRangeStart w:id="254"/>
      <w:r w:rsidR="00985334">
        <w:t xml:space="preserve">This can again be explained by the fact that equilibrium is not reached after 10 minutes. </w:t>
      </w:r>
      <w:commentRangeEnd w:id="254"/>
      <w:r w:rsidR="00DF13B6">
        <w:rPr>
          <w:rStyle w:val="CommentReference"/>
        </w:rPr>
        <w:commentReference w:id="254"/>
      </w:r>
    </w:p>
    <w:p w14:paraId="11D857B1" w14:textId="77777777" w:rsidR="00985334" w:rsidRDefault="0045549D" w:rsidP="00985334">
      <w:pPr>
        <w:keepNext/>
        <w:jc w:val="center"/>
      </w:pPr>
      <w:r>
        <w:rPr>
          <w:noProof/>
          <w:lang w:val="en-US"/>
        </w:rPr>
        <w:drawing>
          <wp:inline distT="0" distB="0" distL="0" distR="0" wp14:anchorId="4377EB09" wp14:editId="1375F0BB">
            <wp:extent cx="2760853" cy="1890457"/>
            <wp:effectExtent l="0" t="0" r="1905" b="0"/>
            <wp:docPr id="50" name="Picture 50" descr="C:\Users\Diewertje\AppData\Local\Microsoft\Windows\INetCache\Content.MSO\EFDEB0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ewertje\AppData\Local\Microsoft\Windows\INetCache\Content.MSO\EFDEB0EA.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4334" cy="1892840"/>
                    </a:xfrm>
                    <a:prstGeom prst="rect">
                      <a:avLst/>
                    </a:prstGeom>
                    <a:noFill/>
                    <a:ln>
                      <a:noFill/>
                    </a:ln>
                  </pic:spPr>
                </pic:pic>
              </a:graphicData>
            </a:graphic>
          </wp:inline>
        </w:drawing>
      </w:r>
    </w:p>
    <w:p w14:paraId="0F4DE0E8" w14:textId="3E70AE96" w:rsidR="007F1F64" w:rsidRDefault="00985334" w:rsidP="00985334">
      <w:pPr>
        <w:pStyle w:val="Caption"/>
        <w:jc w:val="center"/>
      </w:pPr>
      <w:bookmarkStart w:id="255" w:name="_Ref11658021"/>
      <w:r>
        <w:t xml:space="preserve">Figure </w:t>
      </w:r>
      <w:fldSimple w:instr=" SEQ Figure \* ARABIC ">
        <w:r w:rsidR="00FC68CD">
          <w:rPr>
            <w:noProof/>
          </w:rPr>
          <w:t>16</w:t>
        </w:r>
      </w:fldSimple>
      <w:bookmarkEnd w:id="255"/>
      <w:r>
        <w:t xml:space="preserve">: Prediction of the </w:t>
      </w:r>
      <m:oMath>
        <m:r>
          <m:rPr>
            <m:sty m:val="b"/>
          </m:rPr>
          <w:rPr>
            <w:rFonts w:ascii="Cambria Math" w:hAnsi="Cambria Math"/>
          </w:rPr>
          <m:t>Δ</m:t>
        </m:r>
      </m:oMath>
      <w:r>
        <w:t>ABA for blockmismathces, based on the parameters obtained from fitting on single and double mismatches.</w:t>
      </w:r>
    </w:p>
    <w:p w14:paraId="6DE7F5A9" w14:textId="58322FE3" w:rsidR="0045549D" w:rsidRPr="007C39CF" w:rsidRDefault="0045549D" w:rsidP="0045549D"/>
    <w:p w14:paraId="7B225D15" w14:textId="7F8482E9" w:rsidR="00D910CB" w:rsidRDefault="00985334" w:rsidP="00D33D7B">
      <w:r>
        <w:t>However, predicting the dataset of Boyle was less successful (Figure …)</w:t>
      </w:r>
      <w:r w:rsidR="00D910CB">
        <w:t>. Qualitatively we can predict the pattern, since we see that the same patterns are conserved. But they are all way off from the actual values. …</w:t>
      </w:r>
    </w:p>
    <w:p w14:paraId="4D591857" w14:textId="6DCA8A14" w:rsidR="00985334" w:rsidRDefault="00D910CB" w:rsidP="00D33D7B">
      <w:r>
        <w:t xml:space="preserve">The reason for that we cannot go from Finkelstein to Boyle comes again down to the assumption of equilibrium. If equilibrium is reached, all the occupancies should be exactly on the Hill-curve (except for some noise included in the measurement). However, if equilibrium is not reached, these measured occupancies will not be located on the Hill-curve, but somewhere around it. During the processing of the data from the occupancy to the </w:t>
      </w:r>
      <m:oMath>
        <m:r>
          <m:rPr>
            <m:sty m:val="p"/>
          </m:rPr>
          <w:rPr>
            <w:rFonts w:ascii="Cambria Math" w:hAnsi="Cambria Math"/>
          </w:rPr>
          <m:t>Δ</m:t>
        </m:r>
        <m:r>
          <w:rPr>
            <w:rFonts w:ascii="Cambria Math" w:hAnsi="Cambria Math"/>
          </w:rPr>
          <m:t>ABA</m:t>
        </m:r>
      </m:oMath>
      <w:r>
        <w:t xml:space="preserve"> we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using the curve_fit() function in python. This function uses the least squares method to find the best value for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But this means that there are multiple possible combinations of occupancies that will give the same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Therefore it becomes possible that our parameters do indeed correctly describe the </w:t>
      </w:r>
      <m:oMath>
        <m:r>
          <m:rPr>
            <m:sty m:val="p"/>
          </m:rPr>
          <w:rPr>
            <w:rFonts w:ascii="Cambria Math" w:hAnsi="Cambria Math"/>
          </w:rPr>
          <m:t>Δ</m:t>
        </m:r>
        <m:r>
          <w:rPr>
            <w:rFonts w:ascii="Cambria Math" w:hAnsi="Cambria Math"/>
          </w:rPr>
          <m:t>ABA</m:t>
        </m:r>
      </m:oMath>
      <w:r>
        <w:t xml:space="preserve"> value of the data, but at the same time describe completely different occupancies than the data does. So although it correctly predicts the </w:t>
      </w:r>
      <m:oMath>
        <m:r>
          <m:rPr>
            <m:sty m:val="p"/>
          </m:rPr>
          <w:rPr>
            <w:rFonts w:ascii="Cambria Math" w:hAnsi="Cambria Math"/>
          </w:rPr>
          <m:t>Δ</m:t>
        </m:r>
        <m:r>
          <w:rPr>
            <w:rFonts w:ascii="Cambria Math" w:hAnsi="Cambria Math"/>
          </w:rPr>
          <m:t>ABA</m:t>
        </m:r>
      </m:oMath>
      <w:r>
        <w:t xml:space="preserve">, it does not describe the real measurements and therefore the parameters will not describe the reality, but just some other solution that gives the same </w:t>
      </w:r>
      <m:oMath>
        <m:r>
          <m:rPr>
            <m:sty m:val="p"/>
          </m:rPr>
          <w:rPr>
            <w:rFonts w:ascii="Cambria Math" w:hAnsi="Cambria Math"/>
          </w:rPr>
          <m:t>Δ</m:t>
        </m:r>
        <m:r>
          <w:rPr>
            <w:rFonts w:ascii="Cambria Math" w:hAnsi="Cambria Math"/>
          </w:rPr>
          <m:t xml:space="preserve">ABA </m:t>
        </m:r>
      </m:oMath>
      <w:r>
        <w:t xml:space="preserve">by accident. This being the case, we can therefore not use these same parameters to describe the data from Boyle, since the parameters just describe some unreal values of the occupancy.  </w:t>
      </w:r>
    </w:p>
    <w:p w14:paraId="0E20024D" w14:textId="7F1FB8A1" w:rsidR="00D910CB" w:rsidRDefault="00D910CB" w:rsidP="00D33D7B"/>
    <w:p w14:paraId="07F3DA6A" w14:textId="77777777" w:rsidR="00D910CB" w:rsidRPr="00D910CB" w:rsidRDefault="007F1F64" w:rsidP="007F1F64">
      <w:pPr>
        <w:pStyle w:val="ListParagraph"/>
        <w:numPr>
          <w:ilvl w:val="0"/>
          <w:numId w:val="19"/>
        </w:numPr>
        <w:rPr>
          <w:smallCaps/>
          <w:color w:val="262626" w:themeColor="text1" w:themeTint="D9"/>
          <w:sz w:val="52"/>
          <w:szCs w:val="52"/>
        </w:rPr>
      </w:pPr>
      <w:r>
        <w:t xml:space="preserve">Not being in equilibrium would also immediately explain why we could not predict the single mismatches with the parameters of the fit on Boyle. </w:t>
      </w:r>
    </w:p>
    <w:p w14:paraId="2F6D86FD" w14:textId="77777777" w:rsidR="00D910CB" w:rsidRDefault="00D910CB" w:rsidP="00D910CB">
      <w:r w:rsidRPr="00D910CB">
        <w:t>Absolute ABA finkelstein is not th</w:t>
      </w:r>
      <w:r>
        <w:t>e same as the absolute aba Boyle…</w:t>
      </w:r>
    </w:p>
    <w:p w14:paraId="33ADEB31" w14:textId="45E142C0" w:rsidR="008F754F" w:rsidRPr="00D910CB" w:rsidRDefault="00D910CB" w:rsidP="00D910CB">
      <w:pPr>
        <w:rPr>
          <w:smallCaps/>
          <w:color w:val="262626" w:themeColor="text1" w:themeTint="D9"/>
          <w:sz w:val="52"/>
          <w:szCs w:val="52"/>
        </w:rPr>
      </w:pPr>
      <w:r>
        <w:t>Maybe the concentration is not the concentration they thought they have</w:t>
      </w:r>
      <w:r w:rsidR="008F754F" w:rsidRPr="00D910CB">
        <w:br w:type="page"/>
      </w:r>
    </w:p>
    <w:p w14:paraId="1DD47625" w14:textId="77777777" w:rsidR="00DE5AA7" w:rsidRDefault="00062507" w:rsidP="00062507">
      <w:pPr>
        <w:pStyle w:val="Title"/>
      </w:pPr>
      <w:bookmarkStart w:id="256" w:name="_Ref11097110"/>
      <w:bookmarkStart w:id="257" w:name="_Toc11673097"/>
      <w:r w:rsidRPr="007A7F2B">
        <w:lastRenderedPageBreak/>
        <w:t>Derived properties of Cas12</w:t>
      </w:r>
      <w:bookmarkEnd w:id="256"/>
      <w:bookmarkEnd w:id="257"/>
    </w:p>
    <w:p w14:paraId="5B48626E" w14:textId="49361F87" w:rsidR="00985334" w:rsidRDefault="00897785" w:rsidP="00DE5AA7">
      <w:commentRangeStart w:id="258"/>
      <w:r>
        <w:t>Now we are able to use this kinetic model for Cas9, we hoped we could use this same algorithm for Cas12. Beforehand we knew that one adjustment had to be made, since we</w:t>
      </w:r>
      <w:r w:rsidR="00167EEC">
        <w:t xml:space="preserve"> </w:t>
      </w:r>
      <w:r>
        <w:t xml:space="preserve">only have the </w:t>
      </w:r>
      <m:oMath>
        <m:r>
          <m:rPr>
            <m:sty m:val="p"/>
          </m:rPr>
          <w:rPr>
            <w:rFonts w:ascii="Cambria Math" w:hAnsi="Cambria Math"/>
          </w:rPr>
          <m:t>Δ</m:t>
        </m:r>
        <m:r>
          <w:rPr>
            <w:rFonts w:ascii="Cambria Math" w:hAnsi="Cambria Math"/>
          </w:rPr>
          <m:t>ABA</m:t>
        </m:r>
      </m:oMath>
      <w:r>
        <w:t xml:space="preserve"> </w:t>
      </w:r>
      <w:r w:rsidR="00985334">
        <w:t xml:space="preserve">data for Cas12 </w:t>
      </w:r>
      <w:r>
        <w:t xml:space="preserve">and not the absolute </w:t>
      </w:r>
      <m:oMath>
        <m:r>
          <w:rPr>
            <w:rFonts w:ascii="Cambria Math" w:hAnsi="Cambria Math"/>
          </w:rPr>
          <m:t>ABA</m:t>
        </m:r>
      </m:oMath>
      <w:r>
        <w:t xml:space="preserve">. This results in the fact that the on-target </w:t>
      </w:r>
      <m:oMath>
        <m:r>
          <w:rPr>
            <w:rFonts w:ascii="Cambria Math" w:hAnsi="Cambria Math"/>
          </w:rPr>
          <m:t>ABA</m:t>
        </m:r>
      </m:oMath>
      <w:r>
        <w:t xml:space="preserve"> value is not known and this has to be fitted as well</w:t>
      </w:r>
      <w:r w:rsidR="00985334">
        <w:t xml:space="preserve">. However, the algorithm </w:t>
      </w:r>
      <w:r>
        <w:t xml:space="preserve">turned out to </w:t>
      </w:r>
      <w:r w:rsidR="00985334">
        <w:t xml:space="preserve">find multiple </w:t>
      </w:r>
      <w:r>
        <w:t>result</w:t>
      </w:r>
      <w:ins w:id="259" w:author="Misha Klein" w:date="2019-06-17T21:28:00Z">
        <w:r w:rsidR="00D44073">
          <w:t>s</w:t>
        </w:r>
      </w:ins>
      <w:r>
        <w:t xml:space="preserve"> with different on-target</w:t>
      </w:r>
      <w:r w:rsidR="00985334">
        <w:t xml:space="preserve"> and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t xml:space="preserve"> values</w:t>
      </w:r>
      <w:r w:rsidR="00985334">
        <w:t xml:space="preserve"> but comparable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985334">
        <w:t xml:space="preserve"> values. All the fits do give the same shape for the on-target energy landscape, it only is shifted by </w:t>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00985334">
        <w:t xml:space="preserve">. This means that we would need the absolute ABA data to determine the height of the on-target energy landscape. </w:t>
      </w:r>
      <w:commentRangeEnd w:id="258"/>
      <w:r w:rsidR="00D44073">
        <w:rPr>
          <w:rStyle w:val="CommentReference"/>
        </w:rPr>
        <w:commentReference w:id="258"/>
      </w:r>
    </w:p>
    <w:p w14:paraId="352019BF" w14:textId="3E6F63F1" w:rsidR="00167EEC" w:rsidRDefault="00167EEC" w:rsidP="00DE5AA7">
      <w:r>
        <w:t xml:space="preserve">Besides this first adaptation we assumed we could use the code as it was. However, we discovered that the 3 concentration points that we used for Cas9 are not sufficient to describe the data of Cas12 (see section </w:t>
      </w:r>
      <w:r>
        <w:fldChar w:fldCharType="begin"/>
      </w:r>
      <w:r>
        <w:instrText xml:space="preserve"> REF _Ref11159723 \r \h </w:instrText>
      </w:r>
      <w:r>
        <w:fldChar w:fldCharType="separate"/>
      </w:r>
      <w:r w:rsidR="00985334">
        <w:t>6.1</w:t>
      </w:r>
      <w:r>
        <w:fldChar w:fldCharType="end"/>
      </w:r>
      <w:r>
        <w:t xml:space="preserve">). On top of that the simulated annealing algorithm will also need different settings to end up in the global minimum. </w:t>
      </w:r>
      <w:commentRangeStart w:id="260"/>
      <w:r>
        <w:t>Unless</w:t>
      </w:r>
      <w:commentRangeEnd w:id="260"/>
      <w:r w:rsidR="00D44073">
        <w:rPr>
          <w:rStyle w:val="CommentReference"/>
        </w:rPr>
        <w:commentReference w:id="260"/>
      </w:r>
      <w:r>
        <w:t xml:space="preserve"> we discovered that there are more complications than we expected on first hand, we are able to distract some features of Cas12, which will be described in </w:t>
      </w:r>
      <w:r w:rsidR="00C954BF">
        <w:fldChar w:fldCharType="begin"/>
      </w:r>
      <w:r w:rsidR="00C954BF">
        <w:instrText xml:space="preserve"> REF _Ref11662788 \r \h </w:instrText>
      </w:r>
      <w:r w:rsidR="00C954BF">
        <w:fldChar w:fldCharType="separate"/>
      </w:r>
      <w:r w:rsidR="00C954BF">
        <w:t>6.3</w:t>
      </w:r>
      <w:r w:rsidR="00C954BF">
        <w:fldChar w:fldCharType="end"/>
      </w:r>
      <w:r w:rsidR="00C954BF">
        <w:t xml:space="preserve"> and </w:t>
      </w:r>
      <w:r w:rsidR="00C954BF">
        <w:fldChar w:fldCharType="begin"/>
      </w:r>
      <w:r w:rsidR="00C954BF">
        <w:instrText xml:space="preserve"> REF _Ref11658887 \r \h </w:instrText>
      </w:r>
      <w:r w:rsidR="00C954BF">
        <w:fldChar w:fldCharType="separate"/>
      </w:r>
      <w:r w:rsidR="00C954BF">
        <w:t>6.4</w:t>
      </w:r>
      <w:r w:rsidR="00C954BF">
        <w:fldChar w:fldCharType="end"/>
      </w:r>
      <w:r>
        <w:t xml:space="preserve">. </w:t>
      </w:r>
    </w:p>
    <w:p w14:paraId="256903F2" w14:textId="77777777" w:rsidR="00167EEC" w:rsidRDefault="00897785" w:rsidP="00897785">
      <w:pPr>
        <w:pStyle w:val="Heading1"/>
      </w:pPr>
      <w:bookmarkStart w:id="261" w:name="_Ref11159723"/>
      <w:bookmarkStart w:id="262" w:name="_Toc11673098"/>
      <w:r>
        <w:t>Fits based on 3 concentration points</w:t>
      </w:r>
      <w:bookmarkEnd w:id="261"/>
      <w:bookmarkEnd w:id="262"/>
    </w:p>
    <w:p w14:paraId="627C129F" w14:textId="2D79CCE5" w:rsidR="00167EEC" w:rsidRDefault="00167EEC" w:rsidP="00167EEC">
      <w:r>
        <w:t xml:space="preserve">For Cas 12 we do not have the intensity measurements for all the different concentrations, only the </w:t>
      </w:r>
      <m:oMath>
        <m:r>
          <m:rPr>
            <m:sty m:val="p"/>
          </m:rPr>
          <w:rPr>
            <w:rFonts w:ascii="Cambria Math" w:hAnsi="Cambria Math"/>
          </w:rPr>
          <m:t>Δ</m:t>
        </m:r>
        <m:r>
          <w:rPr>
            <w:rFonts w:ascii="Cambria Math" w:hAnsi="Cambria Math"/>
          </w:rPr>
          <m:t>ABA</m:t>
        </m:r>
      </m:oMath>
      <w:r>
        <w:t xml:space="preserve"> value for every </w:t>
      </w:r>
      <w:del w:id="263" w:author="Misha Klein" w:date="2019-06-18T11:18:00Z">
        <w:r w:rsidDel="009972E3">
          <w:delText>configuration</w:delText>
        </w:r>
      </w:del>
      <w:ins w:id="264" w:author="Misha Klein" w:date="2019-06-18T11:18:00Z">
        <w:r w:rsidR="009972E3">
          <w:t>target sequence</w:t>
        </w:r>
      </w:ins>
      <w:r>
        <w:t xml:space="preserve">. Therefore we could not check which concentration points we needed to use for Cas12. Since using them all just takes too much time, we decided to try the same points as we used for Cas9. However, we discovered that these points are not sufficient to describe the data, since the parameters that we get out of the fit do give different plots for calculating the ABA with 3 or 8 concentration points, as can be seen in </w:t>
      </w:r>
      <w:r w:rsidR="00985334">
        <w:fldChar w:fldCharType="begin"/>
      </w:r>
      <w:r w:rsidR="00985334">
        <w:instrText xml:space="preserve"> REF _Ref11655265 \h </w:instrText>
      </w:r>
      <w:r w:rsidR="00985334">
        <w:fldChar w:fldCharType="separate"/>
      </w:r>
      <w:r w:rsidR="00985334">
        <w:t xml:space="preserve">Figure </w:t>
      </w:r>
      <w:r w:rsidR="00985334">
        <w:rPr>
          <w:noProof/>
        </w:rPr>
        <w:t>15</w:t>
      </w:r>
      <w:r w:rsidR="00985334">
        <w:fldChar w:fldCharType="end"/>
      </w:r>
      <w:r>
        <w:t>.</w:t>
      </w:r>
      <w:r w:rsidR="00985334">
        <w:t xml:space="preserve"> </w:t>
      </w:r>
      <w:commentRangeStart w:id="265"/>
      <w:r w:rsidR="00985334">
        <w:t xml:space="preserve">Therefore we now know that the concentrations differ at which the dynamics of different Cas proteins is measurable. So you do need to measure and fit on all concentrations if you move to a new type of Cas protein. </w:t>
      </w:r>
      <w:commentRangeEnd w:id="265"/>
      <w:r w:rsidR="00CA0854">
        <w:rPr>
          <w:rStyle w:val="CommentReference"/>
        </w:rPr>
        <w:commentReference w:id="265"/>
      </w:r>
    </w:p>
    <w:p w14:paraId="33ECD864" w14:textId="3A3CECAE" w:rsidR="00424681" w:rsidRDefault="00C31D38" w:rsidP="00C31D38">
      <w:pPr>
        <w:jc w:val="center"/>
      </w:pPr>
      <w:r>
        <w:rPr>
          <w:b/>
          <w:bCs/>
        </w:rPr>
        <w:t>A)</w:t>
      </w:r>
      <w:r w:rsidR="00AC67D6">
        <w:rPr>
          <w:noProof/>
          <w:lang w:val="en-US"/>
        </w:rPr>
        <w:drawing>
          <wp:inline distT="0" distB="0" distL="0" distR="0" wp14:anchorId="6F98A719" wp14:editId="1CE9D68C">
            <wp:extent cx="2517254" cy="1769953"/>
            <wp:effectExtent l="0" t="0" r="0" b="1905"/>
            <wp:docPr id="20" name="Picture 20" descr="C:\Users\Diewertje\AppData\Local\Microsoft\Windows\INetCache\Content.MSO\E8F0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wertje\AppData\Local\Microsoft\Windows\INetCache\Content.MSO\E8F02874.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8832" cy="1792157"/>
                    </a:xfrm>
                    <a:prstGeom prst="rect">
                      <a:avLst/>
                    </a:prstGeom>
                    <a:noFill/>
                    <a:ln>
                      <a:noFill/>
                    </a:ln>
                  </pic:spPr>
                </pic:pic>
              </a:graphicData>
            </a:graphic>
          </wp:inline>
        </w:drawing>
      </w:r>
      <w:r>
        <w:tab/>
      </w:r>
      <w:r>
        <w:rPr>
          <w:b/>
          <w:bCs/>
        </w:rPr>
        <w:t>B)</w:t>
      </w:r>
      <w:r w:rsidR="00AC67D6">
        <w:rPr>
          <w:noProof/>
          <w:lang w:val="en-US"/>
        </w:rPr>
        <w:drawing>
          <wp:inline distT="0" distB="0" distL="0" distR="0" wp14:anchorId="1B2C936D" wp14:editId="02A5FBB0">
            <wp:extent cx="2517251" cy="1769953"/>
            <wp:effectExtent l="0" t="0" r="0" b="1905"/>
            <wp:docPr id="21" name="Picture 21" descr="C:\Users\Diewertje\AppData\Local\Microsoft\Windows\INetCache\Content.MSO\5A8DCA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wertje\AppData\Local\Microsoft\Windows\INetCache\Content.MSO\5A8DCAA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8137" cy="1791670"/>
                    </a:xfrm>
                    <a:prstGeom prst="rect">
                      <a:avLst/>
                    </a:prstGeom>
                    <a:noFill/>
                    <a:ln>
                      <a:noFill/>
                    </a:ln>
                  </pic:spPr>
                </pic:pic>
              </a:graphicData>
            </a:graphic>
          </wp:inline>
        </w:drawing>
      </w:r>
    </w:p>
    <w:p w14:paraId="0597B7B0" w14:textId="77777777" w:rsidR="00C31D38" w:rsidRDefault="00C31D38" w:rsidP="00C31D38">
      <w:pPr>
        <w:keepNext/>
        <w:jc w:val="center"/>
      </w:pPr>
      <w:r>
        <w:rPr>
          <w:b/>
          <w:bCs/>
        </w:rPr>
        <w:t>C)</w:t>
      </w:r>
      <w:r>
        <w:rPr>
          <w:noProof/>
          <w:lang w:val="en-US"/>
        </w:rPr>
        <w:drawing>
          <wp:inline distT="0" distB="0" distL="0" distR="0" wp14:anchorId="4254315A" wp14:editId="4C57AC06">
            <wp:extent cx="2485176" cy="1909300"/>
            <wp:effectExtent l="0" t="0" r="0" b="0"/>
            <wp:docPr id="38" name="Picture 38" descr="C:\Users\Diewertje\AppData\Local\Microsoft\Windows\INetCache\Content.MSO\7B54C1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ewertje\AppData\Local\Microsoft\Windows\INetCache\Content.MSO\7B54C10E.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98719" cy="1919705"/>
                    </a:xfrm>
                    <a:prstGeom prst="rect">
                      <a:avLst/>
                    </a:prstGeom>
                    <a:noFill/>
                    <a:ln>
                      <a:noFill/>
                    </a:ln>
                  </pic:spPr>
                </pic:pic>
              </a:graphicData>
            </a:graphic>
          </wp:inline>
        </w:drawing>
      </w:r>
      <w:r>
        <w:tab/>
      </w:r>
      <w:r>
        <w:rPr>
          <w:b/>
          <w:bCs/>
        </w:rPr>
        <w:t>D)</w:t>
      </w:r>
      <w:r>
        <w:rPr>
          <w:noProof/>
          <w:lang w:val="en-US"/>
        </w:rPr>
        <w:drawing>
          <wp:inline distT="0" distB="0" distL="0" distR="0" wp14:anchorId="20988751" wp14:editId="1C78881B">
            <wp:extent cx="2415752" cy="1855961"/>
            <wp:effectExtent l="0" t="0" r="3810" b="0"/>
            <wp:docPr id="37" name="Picture 37" descr="C:\Users\Diewertje\AppData\Local\Microsoft\Windows\INetCache\Content.MSO\9DF663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ewertje\AppData\Local\Microsoft\Windows\INetCache\Content.MSO\9DF66300.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6978" cy="1872268"/>
                    </a:xfrm>
                    <a:prstGeom prst="rect">
                      <a:avLst/>
                    </a:prstGeom>
                    <a:noFill/>
                    <a:ln>
                      <a:noFill/>
                    </a:ln>
                  </pic:spPr>
                </pic:pic>
              </a:graphicData>
            </a:graphic>
          </wp:inline>
        </w:drawing>
      </w:r>
    </w:p>
    <w:p w14:paraId="286E9C6D" w14:textId="503EE372" w:rsidR="00C31D38" w:rsidRDefault="00C31D38" w:rsidP="00C31D38">
      <w:pPr>
        <w:pStyle w:val="Caption"/>
      </w:pPr>
      <w:bookmarkStart w:id="266" w:name="_Ref11655265"/>
      <w:r>
        <w:t xml:space="preserve">Figure </w:t>
      </w:r>
      <w:fldSimple w:instr=" SEQ Figure \* ARABIC ">
        <w:r w:rsidR="00FC68CD">
          <w:rPr>
            <w:noProof/>
          </w:rPr>
          <w:t>17</w:t>
        </w:r>
      </w:fldSimple>
      <w:bookmarkEnd w:id="266"/>
      <w:r>
        <w:t xml:space="preserve">: A&amp;C) with </w:t>
      </w:r>
      <w:r w:rsidR="00985334">
        <w:t xml:space="preserve">8 </w:t>
      </w:r>
      <w:r>
        <w:t>concentration points. B&amp;D) with 3 concentration points</w:t>
      </w:r>
    </w:p>
    <w:p w14:paraId="0B04E55D" w14:textId="4C4290DE" w:rsidR="000F13B2" w:rsidRDefault="000F13B2" w:rsidP="000F13B2">
      <w:pPr>
        <w:pStyle w:val="Heading1"/>
      </w:pPr>
      <w:bookmarkStart w:id="267" w:name="_Toc11083559"/>
      <w:bookmarkStart w:id="268" w:name="_Toc11673099"/>
      <w:r>
        <w:lastRenderedPageBreak/>
        <w:t>Assumption of equilibrium</w:t>
      </w:r>
      <w:bookmarkEnd w:id="267"/>
      <w:bookmarkEnd w:id="268"/>
    </w:p>
    <w:p w14:paraId="30BC62E0" w14:textId="76BF6B15" w:rsidR="001C6C7A" w:rsidRPr="001C6C7A" w:rsidRDefault="00985334" w:rsidP="001C6C7A">
      <w:pPr>
        <w:jc w:val="left"/>
      </w:pPr>
      <w:r>
        <w:t>F</w:t>
      </w:r>
      <w:r w:rsidR="001C6C7A">
        <w:t xml:space="preserve">or Cas12 we </w:t>
      </w:r>
      <w:r>
        <w:t xml:space="preserve">also </w:t>
      </w:r>
      <w:r w:rsidR="001C6C7A">
        <w:t>want to check</w:t>
      </w:r>
      <w:r>
        <w:t>,</w:t>
      </w:r>
      <w:r w:rsidR="001C6C7A">
        <w:t xml:space="preserve"> if the assumption of reaching an equilibrium after 10 minutes</w:t>
      </w:r>
      <w:r>
        <w:t>,</w:t>
      </w:r>
      <w:r w:rsidR="001C6C7A">
        <w:t xml:space="preserve"> is met. </w:t>
      </w:r>
      <w:r w:rsidR="001C6C7A">
        <w:fldChar w:fldCharType="begin"/>
      </w:r>
      <w:r w:rsidR="001C6C7A">
        <w:instrText xml:space="preserve"> REF _Ref11146799 \h </w:instrText>
      </w:r>
      <w:r w:rsidR="001C6C7A">
        <w:fldChar w:fldCharType="separate"/>
      </w:r>
      <w:r>
        <w:t xml:space="preserve">Figure </w:t>
      </w:r>
      <w:r>
        <w:rPr>
          <w:noProof/>
        </w:rPr>
        <w:t>16</w:t>
      </w:r>
      <w:r w:rsidR="001C6C7A">
        <w:fldChar w:fldCharType="end"/>
      </w:r>
      <w:r w:rsidR="001C6C7A">
        <w:t xml:space="preserve">A </w:t>
      </w:r>
      <w:r w:rsidR="00FC68CD">
        <w:t>shows</w:t>
      </w:r>
      <w:r w:rsidR="001C6C7A">
        <w:t xml:space="preserve"> that the correlation between the predicted </w:t>
      </w:r>
      <m:oMath>
        <m:r>
          <m:rPr>
            <m:sty m:val="p"/>
          </m:rPr>
          <w:rPr>
            <w:rFonts w:ascii="Cambria Math" w:hAnsi="Cambria Math"/>
          </w:rPr>
          <m:t>Δ</m:t>
        </m:r>
        <m:r>
          <w:rPr>
            <w:rFonts w:ascii="Cambria Math" w:hAnsi="Cambria Math"/>
          </w:rPr>
          <m:t>ABA</m:t>
        </m:r>
      </m:oMath>
      <w:r w:rsidR="001C6C7A">
        <w:t xml:space="preserve"> values is almost perfect</w:t>
      </w:r>
      <w:r w:rsidR="00FC68CD">
        <w:t>, except for the on-target</w:t>
      </w:r>
      <w:r w:rsidR="001C6C7A">
        <w:t xml:space="preserve">. Also the predicted </w:t>
      </w:r>
      <m:oMath>
        <m:r>
          <m:rPr>
            <m:sty m:val="p"/>
          </m:rPr>
          <w:rPr>
            <w:rFonts w:ascii="Cambria Math" w:hAnsi="Cambria Math"/>
          </w:rPr>
          <m:t>Δ</m:t>
        </m:r>
        <m:r>
          <w:rPr>
            <w:rFonts w:ascii="Cambria Math" w:hAnsi="Cambria Math"/>
          </w:rPr>
          <m:t>ABA</m:t>
        </m:r>
      </m:oMath>
      <w:r w:rsidR="001C6C7A">
        <w:t xml:space="preserve"> values for double mismatches do completely agree</w:t>
      </w:r>
      <w:r w:rsidR="00C954BF">
        <w:t xml:space="preserve">, even for the </w:t>
      </w:r>
      <w:r w:rsidR="00FC68CD">
        <w:t>end</w:t>
      </w:r>
      <w:r w:rsidR="00C954BF">
        <w:t xml:space="preserve"> of the sequences</w:t>
      </w:r>
      <w:r w:rsidR="001C6C7A">
        <w:t xml:space="preserve"> (</w:t>
      </w:r>
      <w:r w:rsidR="001C6C7A">
        <w:fldChar w:fldCharType="begin"/>
      </w:r>
      <w:r w:rsidR="001C6C7A">
        <w:instrText xml:space="preserve"> REF _Ref11146799 \h </w:instrText>
      </w:r>
      <w:r w:rsidR="001C6C7A">
        <w:fldChar w:fldCharType="separate"/>
      </w:r>
      <w:r>
        <w:t xml:space="preserve">Figure </w:t>
      </w:r>
      <w:r>
        <w:rPr>
          <w:noProof/>
        </w:rPr>
        <w:t>16</w:t>
      </w:r>
      <w:r w:rsidR="001C6C7A">
        <w:fldChar w:fldCharType="end"/>
      </w:r>
      <w:r w:rsidR="001C6C7A">
        <w:t xml:space="preserve">B). </w:t>
      </w:r>
      <w:r w:rsidR="00FC68CD">
        <w:t>This indicates</w:t>
      </w:r>
      <w:r w:rsidR="001C6C7A">
        <w:t xml:space="preserve"> that </w:t>
      </w:r>
      <w:r w:rsidR="00FC68CD">
        <w:t xml:space="preserve">on average </w:t>
      </w:r>
      <w:r w:rsidR="001C6C7A">
        <w:t>equilibrium should be reached after 10 minutes.</w:t>
      </w:r>
    </w:p>
    <w:p w14:paraId="6C478D08" w14:textId="77777777" w:rsidR="001C6C7A" w:rsidRDefault="001C6C7A" w:rsidP="001C6C7A">
      <w:pPr>
        <w:keepNext/>
      </w:pPr>
      <w:r>
        <w:rPr>
          <w:b/>
          <w:bCs/>
        </w:rPr>
        <w:t>A)</w:t>
      </w:r>
      <w:r w:rsidR="000F13B2">
        <w:rPr>
          <w:noProof/>
          <w:lang w:val="en-US"/>
        </w:rPr>
        <w:drawing>
          <wp:inline distT="0" distB="0" distL="0" distR="0" wp14:anchorId="3D33C876" wp14:editId="1FF01D04">
            <wp:extent cx="2622550" cy="1921868"/>
            <wp:effectExtent l="0" t="0" r="6350" b="2540"/>
            <wp:docPr id="34" name="Picture 34" descr="C:\Users\Diewertje\AppData\Local\Microsoft\Windows\INetCache\Content.MSO\5AF23F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wertje\AppData\Local\Microsoft\Windows\INetCache\Content.MSO\5AF23FB1.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2550" cy="1921868"/>
                    </a:xfrm>
                    <a:prstGeom prst="rect">
                      <a:avLst/>
                    </a:prstGeom>
                    <a:noFill/>
                    <a:ln>
                      <a:noFill/>
                    </a:ln>
                  </pic:spPr>
                </pic:pic>
              </a:graphicData>
            </a:graphic>
          </wp:inline>
        </w:drawing>
      </w:r>
      <w:r>
        <w:rPr>
          <w:b/>
          <w:bCs/>
        </w:rPr>
        <w:t>B)</w:t>
      </w:r>
      <w:r w:rsidR="000F13B2">
        <w:rPr>
          <w:noProof/>
          <w:lang w:val="en-US"/>
        </w:rPr>
        <w:drawing>
          <wp:inline distT="0" distB="0" distL="0" distR="0" wp14:anchorId="79A4501A" wp14:editId="50AD7C52">
            <wp:extent cx="2762250" cy="1914893"/>
            <wp:effectExtent l="0" t="0" r="0" b="9525"/>
            <wp:docPr id="32" name="Picture 32" descr="C:\Users\Diewertje\AppData\Local\Microsoft\Windows\INetCache\Content.MSO\E12587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E125876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1914893"/>
                    </a:xfrm>
                    <a:prstGeom prst="rect">
                      <a:avLst/>
                    </a:prstGeom>
                    <a:noFill/>
                    <a:ln>
                      <a:noFill/>
                    </a:ln>
                  </pic:spPr>
                </pic:pic>
              </a:graphicData>
            </a:graphic>
          </wp:inline>
        </w:drawing>
      </w:r>
    </w:p>
    <w:p w14:paraId="7F990C74" w14:textId="598CA5B0" w:rsidR="00897785" w:rsidRPr="00897785" w:rsidRDefault="001C6C7A" w:rsidP="00897785">
      <w:pPr>
        <w:pStyle w:val="Caption"/>
      </w:pPr>
      <w:bookmarkStart w:id="269" w:name="_Ref11146799"/>
      <w:bookmarkStart w:id="270" w:name="_Ref11146786"/>
      <w:r>
        <w:t xml:space="preserve">Figure </w:t>
      </w:r>
      <w:fldSimple w:instr=" SEQ Figure \* ARABIC ">
        <w:r w:rsidR="00FC68CD">
          <w:rPr>
            <w:noProof/>
          </w:rPr>
          <w:t>18</w:t>
        </w:r>
      </w:fldSimple>
      <w:bookmarkEnd w:id="269"/>
      <w:r>
        <w:t xml:space="preserve">: A) The correlation between the predicted values of the ABA based on the experimental calculation or assumed equilibrium. B) The prediction for the </w:t>
      </w:r>
      <w:r w:rsidR="00C954BF">
        <w:t>d</w:t>
      </w:r>
      <w:r>
        <w:t>ouble mismatches using both calculations</w:t>
      </w:r>
      <w:bookmarkEnd w:id="270"/>
      <w:r w:rsidR="00897785">
        <w:t>. The calculations are based on the parameters from the best fit of the fits against the weithed avarage of the data.</w:t>
      </w:r>
    </w:p>
    <w:p w14:paraId="40952D78" w14:textId="6793F264" w:rsidR="00985334" w:rsidRDefault="00424681" w:rsidP="000F13B2">
      <w:r>
        <w:t xml:space="preserve">However, performing the fit using the assumption of equilibrium and calculating the </w:t>
      </w:r>
      <m:oMath>
        <m:r>
          <w:rPr>
            <w:rFonts w:ascii="Cambria Math" w:hAnsi="Cambria Math"/>
          </w:rPr>
          <m:t>ABA</m:t>
        </m:r>
      </m:oMath>
      <w:r>
        <w:t xml:space="preserve"> according to equation </w:t>
      </w:r>
      <w:r>
        <w:fldChar w:fldCharType="begin"/>
      </w:r>
      <w:r>
        <w:instrText xml:space="preserve"> REF _Ref11096220 \h </w:instrText>
      </w:r>
      <w:r>
        <w:fldChar w:fldCharType="separate"/>
      </w:r>
      <w:r w:rsidR="00985334" w:rsidRPr="00D35DB1">
        <w:t>(</w:t>
      </w:r>
      <w:r w:rsidR="00985334">
        <w:rPr>
          <w:noProof/>
        </w:rPr>
        <w:t>26</w:t>
      </w:r>
      <w:r w:rsidR="00985334">
        <w:t>)</w:t>
      </w:r>
      <w:r>
        <w:fldChar w:fldCharType="end"/>
      </w:r>
      <w:r>
        <w:t>, gives an interesting observation. Looking at the on-target energy landscape of all the fits (</w:t>
      </w:r>
      <w:commentRangeStart w:id="271"/>
      <w:r>
        <w:t>no selection done yet</w:t>
      </w:r>
      <w:commentRangeEnd w:id="271"/>
      <w:r w:rsidR="004315E3">
        <w:rPr>
          <w:rStyle w:val="CommentReference"/>
        </w:rPr>
        <w:commentReference w:id="271"/>
      </w:r>
      <w:r>
        <w:t>) shows that you get 2 options, one going up and one going down</w:t>
      </w:r>
      <w:r w:rsidR="00985334">
        <w:t xml:space="preserve"> (</w:t>
      </w:r>
      <w:r w:rsidR="00985334">
        <w:fldChar w:fldCharType="begin"/>
      </w:r>
      <w:r w:rsidR="00985334">
        <w:instrText xml:space="preserve"> REF _Ref11655738 \h </w:instrText>
      </w:r>
      <w:r w:rsidR="00985334">
        <w:fldChar w:fldCharType="separate"/>
      </w:r>
      <w:r w:rsidR="00985334">
        <w:t xml:space="preserve">Figure </w:t>
      </w:r>
      <w:r w:rsidR="00985334">
        <w:rPr>
          <w:noProof/>
        </w:rPr>
        <w:t>17</w:t>
      </w:r>
      <w:r w:rsidR="00985334">
        <w:fldChar w:fldCharType="end"/>
      </w:r>
      <w:r w:rsidR="00985334">
        <w:t>B)</w:t>
      </w:r>
      <w:r>
        <w:t>. This second options also occurred for the fit where we follow the experimental calculations, only not that often</w:t>
      </w:r>
      <w:r w:rsidR="00985334">
        <w:t xml:space="preserve"> (</w:t>
      </w:r>
      <w:r w:rsidR="00985334">
        <w:fldChar w:fldCharType="begin"/>
      </w:r>
      <w:r w:rsidR="00985334">
        <w:instrText xml:space="preserve"> REF _Ref11655738 \h </w:instrText>
      </w:r>
      <w:r w:rsidR="00985334">
        <w:fldChar w:fldCharType="separate"/>
      </w:r>
      <w:r w:rsidR="00985334">
        <w:t xml:space="preserve">Figure </w:t>
      </w:r>
      <w:r w:rsidR="00985334">
        <w:rPr>
          <w:noProof/>
        </w:rPr>
        <w:t>17</w:t>
      </w:r>
      <w:r w:rsidR="00985334">
        <w:fldChar w:fldCharType="end"/>
      </w:r>
      <w:r w:rsidR="00985334">
        <w:t>A)</w:t>
      </w:r>
      <w:r>
        <w:t xml:space="preserve">. </w:t>
      </w:r>
    </w:p>
    <w:p w14:paraId="6C9651CC" w14:textId="1DFE51CF" w:rsidR="00424681" w:rsidRDefault="00424681" w:rsidP="000F13B2">
      <w:r>
        <w:t>This second option</w:t>
      </w:r>
      <w:r w:rsidR="00985334">
        <w:t xml:space="preserve"> found by the fitting algorithm</w:t>
      </w:r>
      <w:r>
        <w:t xml:space="preserve"> has a much higher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value (&gt;100 000 instead of around 50 000) </w:t>
      </w:r>
      <w:commentRangeStart w:id="272"/>
      <w:r>
        <w:t xml:space="preserve">and does not show much similarity with the </w:t>
      </w:r>
      <w:r w:rsidR="00DF3CE8">
        <w:t>weighted average of the data</w:t>
      </w:r>
      <w:commentRangeEnd w:id="272"/>
      <w:r w:rsidR="00CF4785">
        <w:rPr>
          <w:rStyle w:val="CommentReference"/>
        </w:rPr>
        <w:commentReference w:id="272"/>
      </w:r>
      <w:r w:rsidR="00DF3CE8">
        <w:t>. The parameters are fitted completely differently and the pattern in the parameters that we could distinguish before is completely vanished for this 2</w:t>
      </w:r>
      <w:r w:rsidR="00DF3CE8" w:rsidRPr="00DF3CE8">
        <w:rPr>
          <w:vertAlign w:val="superscript"/>
        </w:rPr>
        <w:t>nd</w:t>
      </w:r>
      <w:r w:rsidR="00DF3CE8">
        <w:t xml:space="preserve"> group of fits. </w:t>
      </w:r>
    </w:p>
    <w:p w14:paraId="46EA6EE8" w14:textId="62673FD7" w:rsidR="00DF3CE8" w:rsidRDefault="00DF3CE8" w:rsidP="00DF3CE8">
      <w:pPr>
        <w:keepNext/>
      </w:pPr>
      <w:r>
        <w:rPr>
          <w:b/>
          <w:bCs/>
        </w:rPr>
        <w:t>A)</w:t>
      </w:r>
      <w:r w:rsidR="00424681">
        <w:rPr>
          <w:noProof/>
          <w:lang w:val="en-US"/>
        </w:rPr>
        <w:drawing>
          <wp:inline distT="0" distB="0" distL="0" distR="0" wp14:anchorId="23BE5194" wp14:editId="1914E569">
            <wp:extent cx="2722569" cy="1835833"/>
            <wp:effectExtent l="0" t="0" r="1905" b="0"/>
            <wp:docPr id="16" name="Picture 16" descr="C:\Users\Diewertje\AppData\Local\Microsoft\Windows\INetCache\Content.MSO\2A3E0B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2A3E0B9C.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7675" cy="1852762"/>
                    </a:xfrm>
                    <a:prstGeom prst="rect">
                      <a:avLst/>
                    </a:prstGeom>
                    <a:noFill/>
                    <a:ln>
                      <a:noFill/>
                    </a:ln>
                  </pic:spPr>
                </pic:pic>
              </a:graphicData>
            </a:graphic>
          </wp:inline>
        </w:drawing>
      </w:r>
      <w:r w:rsidR="00424681" w:rsidRPr="00424681">
        <w:t xml:space="preserve"> </w:t>
      </w:r>
      <w:r>
        <w:rPr>
          <w:b/>
          <w:bCs/>
        </w:rPr>
        <w:t>B)</w:t>
      </w:r>
      <w:r w:rsidR="00424681">
        <w:rPr>
          <w:noProof/>
          <w:lang w:val="en-US"/>
        </w:rPr>
        <w:drawing>
          <wp:inline distT="0" distB="0" distL="0" distR="0" wp14:anchorId="351B80FE" wp14:editId="065AB0BC">
            <wp:extent cx="2763667" cy="1863546"/>
            <wp:effectExtent l="0" t="0" r="0" b="3810"/>
            <wp:docPr id="17" name="Picture 17" descr="C:\Users\Diewertje\AppData\Local\Microsoft\Windows\INetCache\Content.MSO\BD5B20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wertje\AppData\Local\Microsoft\Windows\INetCache\Content.MSO\BD5B200A.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72179" cy="1869285"/>
                    </a:xfrm>
                    <a:prstGeom prst="rect">
                      <a:avLst/>
                    </a:prstGeom>
                    <a:noFill/>
                    <a:ln>
                      <a:noFill/>
                    </a:ln>
                  </pic:spPr>
                </pic:pic>
              </a:graphicData>
            </a:graphic>
          </wp:inline>
        </w:drawing>
      </w:r>
    </w:p>
    <w:p w14:paraId="454DA249" w14:textId="3CD3B7BD" w:rsidR="00DF3CE8" w:rsidRDefault="00DF3CE8" w:rsidP="00DF3CE8">
      <w:pPr>
        <w:pStyle w:val="Caption"/>
        <w:jc w:val="center"/>
      </w:pPr>
      <w:bookmarkStart w:id="273" w:name="_Ref11655738"/>
      <w:r>
        <w:t xml:space="preserve">Figure </w:t>
      </w:r>
      <w:fldSimple w:instr=" SEQ Figure \* ARABIC ">
        <w:r w:rsidR="00FC68CD">
          <w:rPr>
            <w:noProof/>
          </w:rPr>
          <w:t>19</w:t>
        </w:r>
      </w:fldSimple>
      <w:bookmarkEnd w:id="273"/>
      <w:r>
        <w:t>: The ontarget energylandschape. A) Calculations during the fit based on experimental procedure</w:t>
      </w:r>
      <w:r w:rsidR="00897785">
        <w:t xml:space="preserve"> (3 concentration points)</w:t>
      </w:r>
      <w:r>
        <w:t xml:space="preserve"> B) Calculations During the fit based on assumed equilibrium</w:t>
      </w:r>
      <w:r w:rsidR="00897785">
        <w:t xml:space="preserve"> (3 concentration points)</w:t>
      </w:r>
    </w:p>
    <w:p w14:paraId="34E8D3B4" w14:textId="77777777" w:rsidR="00985334" w:rsidRDefault="00DF3CE8" w:rsidP="000F13B2">
      <w:r>
        <w:t>The fits belonging to the 1</w:t>
      </w:r>
      <w:r w:rsidRPr="00DF3CE8">
        <w:rPr>
          <w:vertAlign w:val="superscript"/>
        </w:rPr>
        <w:t>st</w:t>
      </w:r>
      <w:r>
        <w:t xml:space="preserve"> group do give </w:t>
      </w:r>
      <w:r w:rsidR="0057729A">
        <w:t xml:space="preserve">good predictions for the single and double mismatches and the best fit has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57729A">
        <w:t xml:space="preserve"> value of </w:t>
      </w:r>
      <w:r w:rsidR="0057729A" w:rsidRPr="0057729A">
        <w:t>49011</w:t>
      </w:r>
      <w:r w:rsidR="0057729A">
        <w:t xml:space="preserve"> which is comparable with the best fit without equilibrium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57729A">
        <w:t xml:space="preserve"> = 49181). This leads to the conclusion that equilibrium is indeed met as we saw in </w:t>
      </w:r>
      <w:r w:rsidR="0057729A">
        <w:fldChar w:fldCharType="begin"/>
      </w:r>
      <w:r w:rsidR="0057729A">
        <w:instrText xml:space="preserve"> REF _Ref11146799 \h </w:instrText>
      </w:r>
      <w:r w:rsidR="0057729A">
        <w:fldChar w:fldCharType="separate"/>
      </w:r>
      <w:r w:rsidR="00985334">
        <w:t xml:space="preserve">Figure </w:t>
      </w:r>
      <w:r w:rsidR="00985334">
        <w:rPr>
          <w:noProof/>
        </w:rPr>
        <w:t>16</w:t>
      </w:r>
      <w:r w:rsidR="0057729A">
        <w:fldChar w:fldCharType="end"/>
      </w:r>
      <w:r w:rsidR="0057729A">
        <w:t>. The fact that the fitting algorithm ends up with the 2</w:t>
      </w:r>
      <w:r w:rsidR="0057729A" w:rsidRPr="0057729A">
        <w:rPr>
          <w:vertAlign w:val="superscript"/>
        </w:rPr>
        <w:t>nd</w:t>
      </w:r>
      <w:r w:rsidR="0057729A">
        <w:t xml:space="preserve"> group of fits means that probably one of the settings for the simulated annealing should be changed for Cas12, like the cooling rate or the step size. </w:t>
      </w:r>
    </w:p>
    <w:p w14:paraId="75C0E0B7" w14:textId="77777777" w:rsidR="00985334" w:rsidRDefault="0057729A" w:rsidP="000F13B2">
      <w:r w:rsidRPr="0057729A">
        <w:rPr>
          <w:highlight w:val="yellow"/>
        </w:rPr>
        <w:lastRenderedPageBreak/>
        <w:t>WHY DO YOU SEE THIS HAPPENING MORE OFTEN IN EQUILIBRIUM???</w:t>
      </w:r>
      <w:r>
        <w:t xml:space="preserve"> </w:t>
      </w:r>
    </w:p>
    <w:p w14:paraId="71ED8FE8" w14:textId="2653A1B0" w:rsidR="00985334" w:rsidRDefault="00985334" w:rsidP="00567881">
      <w:pPr>
        <w:pStyle w:val="Heading1"/>
      </w:pPr>
      <w:bookmarkStart w:id="274" w:name="_Ref11662788"/>
      <w:bookmarkStart w:id="275" w:name="_Toc11673100"/>
      <w:r>
        <w:t xml:space="preserve">A </w:t>
      </w:r>
      <w:r w:rsidR="00FC68CD">
        <w:t>closer</w:t>
      </w:r>
      <w:r>
        <w:t xml:space="preserve"> look </w:t>
      </w:r>
      <w:r w:rsidR="00FC68CD">
        <w:t>at</w:t>
      </w:r>
      <w:r>
        <w:t xml:space="preserve"> the on-target energy landscape</w:t>
      </w:r>
      <w:bookmarkEnd w:id="274"/>
      <w:bookmarkEnd w:id="275"/>
    </w:p>
    <w:p w14:paraId="353A6D64" w14:textId="3EAA1C74" w:rsidR="00985334" w:rsidRDefault="00567881" w:rsidP="00985334">
      <w:r>
        <w:t xml:space="preserve">In </w:t>
      </w:r>
      <w:r>
        <w:fldChar w:fldCharType="begin"/>
      </w:r>
      <w:r>
        <w:instrText xml:space="preserve"> REF _Ref11658380 \h </w:instrText>
      </w:r>
      <w:r>
        <w:fldChar w:fldCharType="separate"/>
      </w:r>
      <w:r>
        <w:t xml:space="preserve">Figure </w:t>
      </w:r>
      <w:r>
        <w:rPr>
          <w:noProof/>
        </w:rPr>
        <w:t>19</w:t>
      </w:r>
      <w:r>
        <w:fldChar w:fldCharType="end"/>
      </w:r>
      <w:r>
        <w:t xml:space="preserve"> the on-target energy landscape for Cas12 is depicted for multiple fits, </w:t>
      </w:r>
      <w:commentRangeStart w:id="276"/>
      <w:r>
        <w:t xml:space="preserve">selected based on their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value</w:t>
      </w:r>
      <w:commentRangeEnd w:id="276"/>
      <w:r w:rsidR="00CF4785">
        <w:rPr>
          <w:rStyle w:val="CommentReference"/>
        </w:rPr>
        <w:commentReference w:id="276"/>
      </w:r>
      <w:r>
        <w:t xml:space="preserve">. It can be observed that they all agree </w:t>
      </w:r>
      <w:del w:id="277" w:author="Misha Klein" w:date="2019-06-18T11:23:00Z">
        <w:r w:rsidDel="006E74AC">
          <w:delText xml:space="preserve">on </w:delText>
        </w:r>
      </w:del>
      <w:ins w:id="278" w:author="Misha Klein" w:date="2019-06-18T11:23:00Z">
        <w:r w:rsidR="006E74AC">
          <w:t>at</w:t>
        </w:r>
        <w:r w:rsidR="006E74AC">
          <w:t xml:space="preserve"> </w:t>
        </w:r>
      </w:ins>
      <w:r>
        <w:t>a few</w:t>
      </w:r>
      <w:ins w:id="279" w:author="Misha Klein" w:date="2019-06-18T11:23:00Z">
        <w:r w:rsidR="006E74AC">
          <w:t xml:space="preserve"> s</w:t>
        </w:r>
      </w:ins>
      <w:del w:id="280" w:author="Misha Klein" w:date="2019-06-18T11:23:00Z">
        <w:r w:rsidDel="006E74AC">
          <w:delText xml:space="preserve"> points</w:delText>
        </w:r>
      </w:del>
      <w:ins w:id="281" w:author="Misha Klein" w:date="2019-06-18T11:23:00Z">
        <w:r w:rsidR="006E74AC">
          <w:t>positions</w:t>
        </w:r>
      </w:ins>
      <w:r>
        <w:t xml:space="preserve">: nucleotide 5,6 and 14. But besides that they have a lot of peaks at different locations. </w:t>
      </w:r>
      <w:commentRangeStart w:id="282"/>
      <w:r>
        <w:t xml:space="preserve">After manually adjusting the height and locations of those peaks and observing how the prediction power of the fit changes, we discovered that the location of the peaks does not have that much influence, as long as there are 2 bumps visible in the landscape with a valley in between of at least 3 nucleotides. </w:t>
      </w:r>
      <w:commentRangeEnd w:id="282"/>
      <w:r w:rsidR="006E74AC">
        <w:rPr>
          <w:rStyle w:val="CommentReference"/>
        </w:rPr>
        <w:commentReference w:id="282"/>
      </w:r>
      <w:r>
        <w:t xml:space="preserve">The position of those 3 components does not seem to matter, even if you would change points 5,6 and 14. </w:t>
      </w:r>
      <w:r w:rsidR="00C954BF">
        <w:t xml:space="preserve">The reason why all the fits agree on this points is therefore not clear. </w:t>
      </w:r>
      <w:r>
        <w:t xml:space="preserve">For a possible explanation </w:t>
      </w:r>
      <w:r w:rsidR="00C954BF">
        <w:t>for the landscape being this undetermined</w:t>
      </w:r>
      <w:r>
        <w:t xml:space="preserve">, see section </w:t>
      </w:r>
      <w:r>
        <w:fldChar w:fldCharType="begin"/>
      </w:r>
      <w:r>
        <w:instrText xml:space="preserve"> PAGEREF _Ref11658887 \h </w:instrText>
      </w:r>
      <w:r>
        <w:fldChar w:fldCharType="end"/>
      </w:r>
      <w:r>
        <w:fldChar w:fldCharType="begin"/>
      </w:r>
      <w:r>
        <w:instrText xml:space="preserve"> REF _Ref11658887 \r \h </w:instrText>
      </w:r>
      <w:r>
        <w:fldChar w:fldCharType="separate"/>
      </w:r>
      <w:r>
        <w:t>6.2.2</w:t>
      </w:r>
      <w:r>
        <w:fldChar w:fldCharType="end"/>
      </w:r>
      <w:r>
        <w:t xml:space="preserve">. </w:t>
      </w:r>
    </w:p>
    <w:p w14:paraId="40FC5EF1" w14:textId="77777777" w:rsidR="00567881" w:rsidRDefault="00567881" w:rsidP="00567881">
      <w:pPr>
        <w:keepNext/>
        <w:jc w:val="center"/>
      </w:pPr>
      <w:r>
        <w:rPr>
          <w:noProof/>
          <w:lang w:val="en-US"/>
        </w:rPr>
        <w:drawing>
          <wp:inline distT="0" distB="0" distL="0" distR="0" wp14:anchorId="0A61383B" wp14:editId="0201FE24">
            <wp:extent cx="2702560" cy="1864255"/>
            <wp:effectExtent l="0" t="0" r="2540" b="3175"/>
            <wp:docPr id="53" name="Picture 53" descr="C:\Users\Diewertje\AppData\Local\Microsoft\Windows\INetCache\Content.MSO\857F4E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ewertje\AppData\Local\Microsoft\Windows\INetCache\Content.MSO\857F4E45.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0915" cy="1883815"/>
                    </a:xfrm>
                    <a:prstGeom prst="rect">
                      <a:avLst/>
                    </a:prstGeom>
                    <a:noFill/>
                    <a:ln>
                      <a:noFill/>
                    </a:ln>
                  </pic:spPr>
                </pic:pic>
              </a:graphicData>
            </a:graphic>
          </wp:inline>
        </w:drawing>
      </w:r>
    </w:p>
    <w:p w14:paraId="3F4916BC" w14:textId="5240C853" w:rsidR="00985334" w:rsidRDefault="00567881" w:rsidP="00567881">
      <w:pPr>
        <w:pStyle w:val="Caption"/>
        <w:jc w:val="center"/>
      </w:pPr>
      <w:bookmarkStart w:id="283" w:name="_Ref11658380"/>
      <w:r>
        <w:t xml:space="preserve">Figure </w:t>
      </w:r>
      <w:fldSimple w:instr=" SEQ Figure \* ARABIC ">
        <w:r w:rsidR="00FC68CD">
          <w:rPr>
            <w:noProof/>
          </w:rPr>
          <w:t>20</w:t>
        </w:r>
      </w:fldSimple>
      <w:bookmarkEnd w:id="283"/>
      <w:r>
        <w:t xml:space="preserve">: The on-target energy landscape for fits with a </w:t>
      </w: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t>&lt;3000 (compared to the weighted average)</w:t>
      </w:r>
    </w:p>
    <w:p w14:paraId="595FC093" w14:textId="153D66E7" w:rsidR="00985334" w:rsidRDefault="00985334" w:rsidP="00567881">
      <w:pPr>
        <w:pStyle w:val="Heading1"/>
      </w:pPr>
      <w:bookmarkStart w:id="284" w:name="_Ref11658887"/>
      <w:bookmarkStart w:id="285" w:name="_Toc11673101"/>
      <w:r>
        <w:t>Comparison between Cas12 and Cas9</w:t>
      </w:r>
      <w:bookmarkEnd w:id="284"/>
      <w:bookmarkEnd w:id="285"/>
    </w:p>
    <w:p w14:paraId="5C00DAD4" w14:textId="39E1D67D" w:rsidR="00C954BF" w:rsidRDefault="00C954BF" w:rsidP="00985334">
      <w:r>
        <w:t xml:space="preserve">Similarly as for Cas9, we fitted our model to the single and double mismatch dataset of Cas12. Using these parameters we can again try to predict the other dataset of Finkelstein et al that includes all the block mismatches. This result is visible in </w:t>
      </w:r>
      <w:r>
        <w:fldChar w:fldCharType="begin"/>
      </w:r>
      <w:r>
        <w:instrText xml:space="preserve"> REF _Ref11663519 \h </w:instrText>
      </w:r>
      <w:r>
        <w:fldChar w:fldCharType="separate"/>
      </w:r>
      <w:r>
        <w:t xml:space="preserve">Figure </w:t>
      </w:r>
      <w:r>
        <w:rPr>
          <w:noProof/>
        </w:rPr>
        <w:t>20</w:t>
      </w:r>
      <w:r>
        <w:fldChar w:fldCharType="end"/>
      </w:r>
      <w:r>
        <w:t xml:space="preserve">A. </w:t>
      </w:r>
    </w:p>
    <w:p w14:paraId="5E335FA7" w14:textId="77777777" w:rsidR="00C954BF" w:rsidRDefault="00985334" w:rsidP="00C954BF">
      <w:pPr>
        <w:keepNext/>
      </w:pPr>
      <w:r>
        <w:rPr>
          <w:noProof/>
          <w:lang w:val="en-US"/>
        </w:rPr>
        <w:drawing>
          <wp:inline distT="0" distB="0" distL="0" distR="0" wp14:anchorId="4659DC7E" wp14:editId="51E3D1FB">
            <wp:extent cx="2637898" cy="1862666"/>
            <wp:effectExtent l="0" t="0" r="0" b="4445"/>
            <wp:docPr id="51" name="Picture 51" descr="C:\Users\Diewertje\AppData\Local\Microsoft\Windows\INetCache\Content.MSO\CF91DE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ewertje\AppData\Local\Microsoft\Windows\INetCache\Content.MSO\CF91DEE9.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4962" cy="1881776"/>
                    </a:xfrm>
                    <a:prstGeom prst="rect">
                      <a:avLst/>
                    </a:prstGeom>
                    <a:noFill/>
                    <a:ln>
                      <a:noFill/>
                    </a:ln>
                  </pic:spPr>
                </pic:pic>
              </a:graphicData>
            </a:graphic>
          </wp:inline>
        </w:drawing>
      </w:r>
      <w:r w:rsidR="00C954BF">
        <w:tab/>
      </w:r>
      <w:r>
        <w:rPr>
          <w:noProof/>
          <w:lang w:val="en-US"/>
        </w:rPr>
        <w:drawing>
          <wp:inline distT="0" distB="0" distL="0" distR="0" wp14:anchorId="797780C5" wp14:editId="1F583BB2">
            <wp:extent cx="2805219" cy="1872640"/>
            <wp:effectExtent l="0" t="0" r="0" b="0"/>
            <wp:docPr id="52" name="Picture 52" descr="C:\Users\Diewertje\AppData\Local\Microsoft\Windows\INetCache\Content.MSO\257949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ewertje\AppData\Local\Microsoft\Windows\INetCache\Content.MSO\257949DF.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1434" cy="1883465"/>
                    </a:xfrm>
                    <a:prstGeom prst="rect">
                      <a:avLst/>
                    </a:prstGeom>
                    <a:noFill/>
                    <a:ln>
                      <a:noFill/>
                    </a:ln>
                  </pic:spPr>
                </pic:pic>
              </a:graphicData>
            </a:graphic>
          </wp:inline>
        </w:drawing>
      </w:r>
    </w:p>
    <w:p w14:paraId="2929488A" w14:textId="44B4EE20" w:rsidR="00985334" w:rsidRDefault="00C954BF" w:rsidP="00C954BF">
      <w:pPr>
        <w:pStyle w:val="Caption"/>
      </w:pPr>
      <w:bookmarkStart w:id="286" w:name="_Ref11663519"/>
      <w:r>
        <w:t xml:space="preserve">Figure </w:t>
      </w:r>
      <w:fldSimple w:instr=" SEQ Figure \* ARABIC ">
        <w:r w:rsidR="00FC68CD">
          <w:rPr>
            <w:noProof/>
          </w:rPr>
          <w:t>21</w:t>
        </w:r>
      </w:fldSimple>
      <w:bookmarkEnd w:id="286"/>
      <w:r>
        <w:t xml:space="preserve">: </w:t>
      </w:r>
      <w:commentRangeStart w:id="287"/>
      <w:r>
        <w:t xml:space="preserve">A) </w:t>
      </w:r>
      <w:r w:rsidR="00FC68CD">
        <w:t xml:space="preserve">The predicted </w:t>
      </w:r>
      <m:oMath>
        <m:r>
          <m:rPr>
            <m:sty m:val="b"/>
          </m:rPr>
          <w:rPr>
            <w:rFonts w:ascii="Cambria Math" w:hAnsi="Cambria Math"/>
          </w:rPr>
          <m:t>Δ</m:t>
        </m:r>
      </m:oMath>
      <w:r w:rsidR="00FC68CD">
        <w:t xml:space="preserve">ABA for different block mismatches. </w:t>
      </w:r>
      <w:r>
        <w:t>B</w:t>
      </w:r>
      <w:commentRangeEnd w:id="287"/>
      <w:r w:rsidR="00FA4AA9">
        <w:rPr>
          <w:rStyle w:val="CommentReference"/>
          <w:b w:val="0"/>
          <w:bCs w:val="0"/>
          <w:caps w:val="0"/>
        </w:rPr>
        <w:commentReference w:id="287"/>
      </w:r>
      <w:r>
        <w:t>) The on-target energy landscape for Cas9 and Cas12</w:t>
      </w:r>
      <w:r w:rsidR="00FC68CD">
        <w:t>.</w:t>
      </w:r>
    </w:p>
    <w:p w14:paraId="3CF7D1FA" w14:textId="50C0E1B0" w:rsidR="00C954BF" w:rsidRDefault="00C954BF" w:rsidP="00C954BF">
      <w:r>
        <w:t xml:space="preserve">It can be observed that the prediction from the fit does not exactly follow the data, but it does get the general shape. This shape is however much less defined than the shape of Cas9. For Cas9 </w:t>
      </w:r>
      <w:del w:id="289" w:author="Misha Klein" w:date="2019-06-18T11:25:00Z">
        <w:r w:rsidDel="006E74AC">
          <w:delText>you could</w:delText>
        </w:r>
      </w:del>
      <w:ins w:id="290" w:author="Misha Klein" w:date="2019-06-18T11:25:00Z">
        <w:r w:rsidR="006E74AC">
          <w:t xml:space="preserve">we </w:t>
        </w:r>
      </w:ins>
      <w:del w:id="291" w:author="Misha Klein" w:date="2019-06-18T11:25:00Z">
        <w:r w:rsidDel="006E74AC">
          <w:delText xml:space="preserve"> </w:delText>
        </w:r>
      </w:del>
      <w:r>
        <w:t xml:space="preserve">clearly </w:t>
      </w:r>
      <w:del w:id="292" w:author="Misha Klein" w:date="2019-06-18T11:25:00Z">
        <w:r w:rsidDel="006E74AC">
          <w:delText xml:space="preserve">determine </w:delText>
        </w:r>
      </w:del>
      <w:ins w:id="293" w:author="Misha Klein" w:date="2019-06-18T11:25:00Z">
        <w:r w:rsidR="006E74AC">
          <w:t>note</w:t>
        </w:r>
        <w:r w:rsidR="006E74AC">
          <w:t xml:space="preserve"> </w:t>
        </w:r>
      </w:ins>
      <w:r>
        <w:t xml:space="preserve">a flat region, which means that getting a mismatch in that </w:t>
      </w:r>
      <w:commentRangeStart w:id="294"/>
      <w:r>
        <w:t>region is equally bad to having it in another position in that region</w:t>
      </w:r>
      <w:commentRangeEnd w:id="294"/>
      <w:r w:rsidR="006E74AC">
        <w:rPr>
          <w:rStyle w:val="CommentReference"/>
        </w:rPr>
        <w:commentReference w:id="294"/>
      </w:r>
      <w:r>
        <w:t xml:space="preserve">. Only from when the graph goes steeply down (starts at nucleotide 10/11), obtaining a mismatch would have less effect. </w:t>
      </w:r>
      <w:del w:id="295" w:author="Misha Klein" w:date="2019-06-18T11:26:00Z">
        <w:r w:rsidDel="006E74AC">
          <w:delText>Therefore</w:delText>
        </w:r>
      </w:del>
      <w:ins w:id="296" w:author="Misha Klein" w:date="2019-06-18T11:26:00Z">
        <w:r w:rsidR="006E74AC">
          <w:t>Therefore,</w:t>
        </w:r>
      </w:ins>
      <w:r>
        <w:t xml:space="preserve"> we can clearly define a so called ‘seed region’ for Cas9, going from nucleotide 1 till 10. This </w:t>
      </w:r>
      <w:r>
        <w:lastRenderedPageBreak/>
        <w:t xml:space="preserve">agrees with the length of the first bump in the on-target energy landscape that also ends at nucleotide 10/11. Those are the points that all the fits agree on, indicating that his indeed is an essential characteristic of Cas9. However, such </w:t>
      </w:r>
      <w:del w:id="297" w:author="Misha Klein" w:date="2019-06-18T11:27:00Z">
        <w:r w:rsidDel="00264757">
          <w:delText>an</w:delText>
        </w:r>
      </w:del>
      <w:ins w:id="298" w:author="Misha Klein" w:date="2019-06-18T11:27:00Z">
        <w:r w:rsidR="00264757">
          <w:t>a</w:t>
        </w:r>
      </w:ins>
      <w:r>
        <w:t xml:space="preserve"> clear shape is not observable for Cas12. For Cas12 we see that the penalty for having a mismatch goes gradually down for every next position. This goes on till nucleotide 14, where it jumps down a bit. This indicates that Cas12 does not have a clear seed region like Cas9. This also results in the fact that the on-target energy landscape is less defined, because since there is not a spot after which a mismatch matters much more or less, the position of the peaks do not matter and they can be spread out over the whole region. </w:t>
      </w:r>
    </w:p>
    <w:p w14:paraId="6A88AFD5" w14:textId="1B15EE8C" w:rsidR="00FC68CD" w:rsidRDefault="00FC68CD" w:rsidP="00C954BF">
      <w:r>
        <w:t xml:space="preserve">Due to the fact that Cas12 does not have such a clear seed region, it is harder to find its on-target energy landscape and derive more properties of this protein. However, we do expect that this would be easier with the experimental data from Boyle than with the data from Finkelstein. Boyle measures the off rates, which gives more information about the position of the peaks in the landscape. If the protein would have passed a peak and wants to unbind again, it has to overcome this energy barrier (the peak) on its way back. This would result in lower off rates from the moment where the peak ends. The on-rates have exactly the same effect, but then for when the peak starts. Together this pinpoints where the peak should exactly be. This type of data is not obtained during the experiments of Finkelstein of all, leaving more characteristics of the on-target energy landscape undecided. </w:t>
      </w:r>
    </w:p>
    <w:p w14:paraId="5ADE55C0" w14:textId="4657962E" w:rsidR="00985334" w:rsidRPr="007A7F2B" w:rsidRDefault="00D33D7B" w:rsidP="00985334">
      <w:r w:rsidRPr="007A7F2B">
        <w:br w:type="page"/>
      </w:r>
    </w:p>
    <w:p w14:paraId="48D0E755" w14:textId="4F507ED2" w:rsidR="00335C98" w:rsidRDefault="002B0129" w:rsidP="00335C98">
      <w:pPr>
        <w:pStyle w:val="Title"/>
      </w:pPr>
      <w:bookmarkStart w:id="299" w:name="_Ref11096954"/>
      <w:bookmarkStart w:id="300" w:name="_Toc11673102"/>
      <w:r>
        <w:lastRenderedPageBreak/>
        <w:t>Discussion</w:t>
      </w:r>
      <w:r w:rsidR="00C954BF">
        <w:t xml:space="preserve"> and</w:t>
      </w:r>
      <w:r w:rsidR="00335C98">
        <w:t xml:space="preserve"> outlook</w:t>
      </w:r>
      <w:bookmarkEnd w:id="299"/>
      <w:bookmarkEnd w:id="300"/>
      <w:r>
        <w:t xml:space="preserve"> </w:t>
      </w:r>
    </w:p>
    <w:p w14:paraId="3CB8675A" w14:textId="77777777" w:rsidR="0057729A" w:rsidRDefault="00335C98" w:rsidP="00335C98">
      <w:r>
        <w:t>….</w:t>
      </w:r>
    </w:p>
    <w:p w14:paraId="41E9EEAC" w14:textId="77777777" w:rsidR="00C954BF" w:rsidRDefault="0057729A" w:rsidP="00335C98">
      <w:r>
        <w:t>Find right simulated annealing settings for Cas12</w:t>
      </w:r>
    </w:p>
    <w:p w14:paraId="39FE6E70" w14:textId="77777777" w:rsidR="00C954BF" w:rsidRDefault="00C954BF" w:rsidP="00335C98"/>
    <w:p w14:paraId="371E4538" w14:textId="77777777" w:rsidR="00C954BF" w:rsidRDefault="00C954BF">
      <w:pPr>
        <w:rPr>
          <w:smallCaps/>
          <w:color w:val="262626" w:themeColor="text1" w:themeTint="D9"/>
          <w:sz w:val="48"/>
          <w:szCs w:val="52"/>
        </w:rPr>
      </w:pPr>
      <w:r>
        <w:br w:type="page"/>
      </w:r>
    </w:p>
    <w:p w14:paraId="040DB758" w14:textId="4A6F9E72" w:rsidR="00C954BF" w:rsidRPr="00C954BF" w:rsidRDefault="00C954BF" w:rsidP="00546092">
      <w:pPr>
        <w:pStyle w:val="Title"/>
      </w:pPr>
      <w:bookmarkStart w:id="301" w:name="_Toc11673103"/>
      <w:r w:rsidRPr="00C954BF">
        <w:lastRenderedPageBreak/>
        <w:t>Conclusion</w:t>
      </w:r>
      <w:bookmarkEnd w:id="301"/>
    </w:p>
    <w:p w14:paraId="6E2E835C" w14:textId="09725816" w:rsidR="004F0D64" w:rsidRPr="007A7F2B" w:rsidRDefault="00C954BF" w:rsidP="004F0D64">
      <w:pPr>
        <w:spacing w:after="80"/>
      </w:pPr>
      <w:r>
        <w:t xml:space="preserve">During this thesis we tried to answer the question: </w:t>
      </w:r>
    </w:p>
    <w:p w14:paraId="3E472552" w14:textId="77777777" w:rsidR="00C954BF" w:rsidRPr="007A7F2B" w:rsidRDefault="00C954BF" w:rsidP="00C954BF">
      <w:pPr>
        <w:rPr>
          <w:rStyle w:val="BookTitle"/>
        </w:rPr>
      </w:pPr>
      <w:r w:rsidRPr="007A7F2B">
        <w:rPr>
          <w:rStyle w:val="BookTitle"/>
        </w:rPr>
        <w:t xml:space="preserve">“Do the experiments from Finkelstein et al. provide enough information to </w:t>
      </w:r>
      <w:r>
        <w:rPr>
          <w:rStyle w:val="BookTitle"/>
        </w:rPr>
        <w:t>train our</w:t>
      </w:r>
      <w:r w:rsidRPr="007A7F2B">
        <w:rPr>
          <w:rStyle w:val="BookTitle"/>
        </w:rPr>
        <w:t xml:space="preserve"> model? If not, what information is missing? If so, what can we tell about </w:t>
      </w:r>
      <w:r>
        <w:rPr>
          <w:rStyle w:val="BookTitle"/>
        </w:rPr>
        <w:t>Cas12</w:t>
      </w:r>
      <w:r w:rsidRPr="007A7F2B">
        <w:rPr>
          <w:rStyle w:val="BookTitle"/>
        </w:rPr>
        <w:t>?”</w:t>
      </w:r>
    </w:p>
    <w:p w14:paraId="4E1EE9DE" w14:textId="1F82EEB2" w:rsidR="00C954BF" w:rsidRDefault="00C954BF" w:rsidP="00C954BF">
      <w:r>
        <w:t>We discovered that the data from Finkelstein et al. do provide enough information to make qualitative statements about Cas proteins. However, it does not contain information to …</w:t>
      </w:r>
    </w:p>
    <w:p w14:paraId="7D0BF621" w14:textId="48E98D96" w:rsidR="00C954BF" w:rsidRDefault="00C954BF" w:rsidP="00C954BF">
      <w:r>
        <w:t>…</w:t>
      </w:r>
    </w:p>
    <w:p w14:paraId="0D7F184F" w14:textId="11E575E2" w:rsidR="00C954BF" w:rsidRDefault="00C954BF" w:rsidP="00C954BF">
      <w:r>
        <w:t>Since qualitative statements could be made, we did try to fit the algorithm to the data of Cas12. This led to the discovery that the dynamics of Cas12 gets observable at different concentrations than Cas9. Furthermore, the amount of time that is needed to reach equilibrium does</w:t>
      </w:r>
      <w:r w:rsidR="00FC68CD">
        <w:t xml:space="preserve"> </w:t>
      </w:r>
      <w:r>
        <w:t xml:space="preserve">differ for different Cas proteins. </w:t>
      </w:r>
      <w:r w:rsidR="00FC68CD">
        <w:t>But e</w:t>
      </w:r>
      <w:r>
        <w:t xml:space="preserve">ven though equilibrium was reached for Cas12, adjustments in the settings of the algorithm are needed to make it properly work. In short, many more complications appear when you want to use the same model and algorithm for different Cas proteins. </w:t>
      </w:r>
    </w:p>
    <w:p w14:paraId="2A7589A1" w14:textId="52B85E89" w:rsidR="00C954BF" w:rsidRDefault="00C954BF" w:rsidP="00C954BF">
      <w:r>
        <w:t>Due to all these complications it was hard to define properties for Cas12. We did discover that Cas 12 does not have a clear seed region like Cas9 has. Therefore the location of the peaks in the on-target energy landscape does not have that much influence</w:t>
      </w:r>
      <w:r w:rsidR="00FC68CD">
        <w:t>. Reasonable prediction power is obtained</w:t>
      </w:r>
      <w:r>
        <w:t xml:space="preserve"> as long as there are 2 bumps visible in the landscape</w:t>
      </w:r>
      <w:r w:rsidR="00FC68CD">
        <w:t>,</w:t>
      </w:r>
      <w:r>
        <w:t xml:space="preserve"> with a valley in between of at least 3 nucleotides.</w:t>
      </w:r>
      <w:r w:rsidR="00FC68CD">
        <w:t xml:space="preserve"> Although it will be harder to define characteristics of Cas12 due to this unclear seed region, we do think that the experiment of Boyle would reveal more about Cas12, since the on- and off-rates give more information about the exact location of the peaks in the on-target energy landscape. </w:t>
      </w:r>
    </w:p>
    <w:p w14:paraId="657DA53B" w14:textId="7AAF1996" w:rsidR="00335C98" w:rsidRDefault="00335C98" w:rsidP="00C954BF">
      <w:r>
        <w:br w:type="page"/>
      </w:r>
    </w:p>
    <w:p w14:paraId="1DCD9F98" w14:textId="465C7EEA" w:rsidR="00335C98" w:rsidRDefault="00335C98" w:rsidP="00335C98">
      <w:pPr>
        <w:pStyle w:val="Title"/>
      </w:pPr>
      <w:bookmarkStart w:id="302" w:name="_Toc11673104"/>
      <w:r>
        <w:lastRenderedPageBreak/>
        <w:t>Acknowledgements</w:t>
      </w:r>
      <w:bookmarkEnd w:id="302"/>
    </w:p>
    <w:p w14:paraId="1A472C9E" w14:textId="72229DD2" w:rsidR="00335C98" w:rsidRPr="00335C98" w:rsidRDefault="00335C98" w:rsidP="00335C98">
      <w:r>
        <w:t xml:space="preserve">First of all I want to thank Misha Klein and Behrouz Eslami Mosallam for their guidance through this project. I was always welcome to ask all my questions </w:t>
      </w:r>
      <w:r w:rsidR="00546092">
        <w:t xml:space="preserve">at any moment. </w:t>
      </w:r>
      <w:r>
        <w:t xml:space="preserve">I really learned a lot from them. I also want to thank Martin Depken for giving me the opportunity to do my bachelor end project in his group. </w:t>
      </w:r>
      <w:r w:rsidR="00546092">
        <w:t xml:space="preserve">I think it is amazing research that they are doing and I am so glad I was able to take part in that. </w:t>
      </w:r>
    </w:p>
    <w:p w14:paraId="122E6684" w14:textId="77777777" w:rsidR="00134B36" w:rsidRDefault="00134B36"/>
    <w:p w14:paraId="6D380C7B" w14:textId="77777777" w:rsidR="00134B36" w:rsidRDefault="00134B36"/>
    <w:p w14:paraId="2B3ACBBD" w14:textId="744913B1" w:rsidR="00134B36" w:rsidRDefault="00335C98">
      <w:r>
        <w:br w:type="page"/>
      </w:r>
    </w:p>
    <w:p w14:paraId="5A85BFF9" w14:textId="7B8F8100" w:rsidR="00277EDA" w:rsidRPr="007A7F2B" w:rsidRDefault="00277EDA" w:rsidP="00086587">
      <w:r w:rsidRPr="007A7F2B">
        <w:lastRenderedPageBreak/>
        <w:t>For in the introduction:</w:t>
      </w:r>
    </w:p>
    <w:p w14:paraId="302B8127" w14:textId="77777777" w:rsidR="00277EDA" w:rsidRPr="007A7F2B" w:rsidRDefault="00277EDA" w:rsidP="00277EDA">
      <w:pPr>
        <w:rPr>
          <w:rStyle w:val="Hyperlink"/>
          <w:color w:val="auto"/>
          <w:u w:val="none"/>
        </w:rPr>
      </w:pPr>
      <w:r w:rsidRPr="007A7F2B">
        <w:rPr>
          <w:rStyle w:val="Hyperlink"/>
          <w:color w:val="auto"/>
          <w:u w:val="none"/>
        </w:rPr>
        <w:t>conformational changes: ???? (other article Misha talked about?)</w:t>
      </w:r>
    </w:p>
    <w:p w14:paraId="10068160" w14:textId="648B5A7F" w:rsidR="00277EDA" w:rsidRPr="007A7F2B" w:rsidRDefault="006203B1" w:rsidP="00277EDA">
      <w:pPr>
        <w:rPr>
          <w:rStyle w:val="Hyperlink"/>
          <w:color w:val="auto"/>
          <w:u w:val="none"/>
        </w:rPr>
      </w:pPr>
      <w:hyperlink r:id="rId53" w:history="1">
        <w:r w:rsidR="00277EDA" w:rsidRPr="007A7F2B">
          <w:rPr>
            <w:rStyle w:val="Hyperlink"/>
          </w:rPr>
          <w:t>https://www.annualreviews.org/doi/full/10.1146/annurev-biophys-062215-010822?url_ver=Z39.88-2003&amp;rfr_id=ori%3Arid%3Acrossref.org&amp;rfr_dat=cr_pub%3Dpubmed</w:t>
        </w:r>
      </w:hyperlink>
      <w:r w:rsidR="00277EDA" w:rsidRPr="007A7F2B">
        <w:rPr>
          <w:rStyle w:val="Hyperlink"/>
          <w:color w:val="auto"/>
          <w:u w:val="none"/>
        </w:rPr>
        <w:t xml:space="preserve"> </w:t>
      </w:r>
    </w:p>
    <w:p w14:paraId="649DE8EF" w14:textId="77777777" w:rsidR="00277EDA" w:rsidRPr="007A7F2B" w:rsidRDefault="00277EDA" w:rsidP="00277EDA">
      <w:pPr>
        <w:pStyle w:val="ListParagraph"/>
        <w:numPr>
          <w:ilvl w:val="0"/>
          <w:numId w:val="9"/>
        </w:numPr>
        <w:rPr>
          <w:color w:val="262626" w:themeColor="text1" w:themeTint="D9"/>
          <w:szCs w:val="52"/>
        </w:rPr>
      </w:pPr>
      <w:r w:rsidRPr="007A7F2B">
        <w:t>Loading guide RNA to cas9 complex (big)</w:t>
      </w:r>
    </w:p>
    <w:p w14:paraId="18FE0759" w14:textId="77777777" w:rsidR="00277EDA" w:rsidRPr="007A7F2B" w:rsidRDefault="00277EDA" w:rsidP="00277EDA">
      <w:pPr>
        <w:pStyle w:val="ListParagraph"/>
        <w:numPr>
          <w:ilvl w:val="0"/>
          <w:numId w:val="9"/>
        </w:numPr>
        <w:rPr>
          <w:color w:val="262626" w:themeColor="text1" w:themeTint="D9"/>
          <w:szCs w:val="52"/>
        </w:rPr>
      </w:pPr>
      <w:r w:rsidRPr="007A7F2B">
        <w:t>Upon binding to target DNA and PAM sequence (small)</w:t>
      </w:r>
    </w:p>
    <w:p w14:paraId="646C91BC" w14:textId="77777777" w:rsidR="00277EDA" w:rsidRPr="007A7F2B" w:rsidRDefault="00277EDA" w:rsidP="00277EDA">
      <w:r w:rsidRPr="007A7F2B">
        <w:t>Model, see site + figure 6 on site.</w:t>
      </w:r>
    </w:p>
    <w:p w14:paraId="341FC02D" w14:textId="77777777" w:rsidR="00277EDA" w:rsidRPr="007A7F2B" w:rsidRDefault="00277EDA" w:rsidP="00277EDA">
      <w:r w:rsidRPr="007A7F2B">
        <w:t>So if binding with target DNA and PAM sequence is only small, we do not take this into account. Our model starts from already loaded Cas9.</w:t>
      </w:r>
    </w:p>
    <w:p w14:paraId="7FF68A7B" w14:textId="0AEDDE50" w:rsidR="00277EDA" w:rsidRDefault="00277EDA" w:rsidP="00277EDA">
      <w:r w:rsidRPr="007A7F2B">
        <w:t>So only big difference with Zhang is the binding to PAM??</w:t>
      </w:r>
    </w:p>
    <w:p w14:paraId="627648E6" w14:textId="77777777" w:rsidR="008222E2" w:rsidRPr="007A7F2B" w:rsidRDefault="008222E2" w:rsidP="00277EDA"/>
    <w:p w14:paraId="09042C7A" w14:textId="77777777" w:rsidR="004D7589" w:rsidRPr="007A7F2B" w:rsidRDefault="004D7589"/>
    <w:p w14:paraId="0BFDF873" w14:textId="77777777" w:rsidR="004D7589" w:rsidRPr="007A7F2B" w:rsidRDefault="004D7589"/>
    <w:p w14:paraId="2E57CEFD" w14:textId="77777777" w:rsidR="003A5BB5" w:rsidRDefault="004D7589">
      <w:r w:rsidRPr="007A7F2B">
        <w:t>MATHTYPE</w:t>
      </w:r>
    </w:p>
    <w:p w14:paraId="65C8D51E" w14:textId="77777777" w:rsidR="00897785" w:rsidRDefault="00897785"/>
    <w:p w14:paraId="64A4C5B9" w14:textId="77777777" w:rsidR="00897785" w:rsidRDefault="00897785" w:rsidP="00897785">
      <w:r>
        <w:t>Difference of subtypes cas?</w:t>
      </w:r>
    </w:p>
    <w:p w14:paraId="204244A4" w14:textId="77777777" w:rsidR="00897785" w:rsidRDefault="00897785" w:rsidP="00897785">
      <w:r>
        <w:t xml:space="preserve">Assuming equilibrium </w:t>
      </w:r>
      <w:r>
        <w:sym w:font="Wingdings" w:char="F0E0"/>
      </w:r>
      <w:r>
        <w:t xml:space="preserve"> yes!</w:t>
      </w:r>
    </w:p>
    <w:p w14:paraId="295019C7" w14:textId="77777777" w:rsidR="00897785" w:rsidRDefault="00897785" w:rsidP="00897785">
      <w:r>
        <w:t xml:space="preserve">The 3 concentration points we use for the fit are not accurate to describe the data </w:t>
      </w:r>
      <w:r>
        <w:sym w:font="Wingdings" w:char="F0E0"/>
      </w:r>
      <w:r>
        <w:t xml:space="preserve"> check Cas9</w:t>
      </w:r>
    </w:p>
    <w:p w14:paraId="00F9A4BD" w14:textId="77777777" w:rsidR="00897785" w:rsidRDefault="00897785" w:rsidP="00897785">
      <w:r>
        <w:t>It gives exactly the same plot for everything except for the ontarget-value. WHY????</w:t>
      </w:r>
    </w:p>
    <w:p w14:paraId="0431980B" w14:textId="77777777" w:rsidR="00897785" w:rsidRDefault="00897785" w:rsidP="00897785">
      <w:r>
        <w:t>NOT ONLY FOR THE ONTARGET! ALSO FOR OTHERS</w:t>
      </w:r>
    </w:p>
    <w:p w14:paraId="7DA28601" w14:textId="77777777" w:rsidR="00897785" w:rsidRDefault="00897785" w:rsidP="00897785">
      <w:r>
        <w:t xml:space="preserve">You do not fit the ontarget during the fit, this is not in xdata. </w:t>
      </w:r>
    </w:p>
    <w:p w14:paraId="5EFBDFE9" w14:textId="77777777" w:rsidR="00897785" w:rsidRDefault="00897785" w:rsidP="00897785">
      <w:r>
        <w:rPr>
          <w:noProof/>
          <w:lang w:val="en-US"/>
        </w:rPr>
        <w:drawing>
          <wp:inline distT="0" distB="0" distL="0" distR="0" wp14:anchorId="7FC9DEDC" wp14:editId="7E77895E">
            <wp:extent cx="2426329" cy="1791385"/>
            <wp:effectExtent l="0" t="0" r="0" b="0"/>
            <wp:docPr id="28" name="Picture 28" descr="C:\Users\Diewertje\AppData\Local\Microsoft\Windows\INetCache\Content.MSO\264866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wertje\AppData\Local\Microsoft\Windows\INetCache\Content.MSO\2648669A.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42615" cy="1803409"/>
                    </a:xfrm>
                    <a:prstGeom prst="rect">
                      <a:avLst/>
                    </a:prstGeom>
                    <a:noFill/>
                    <a:ln>
                      <a:noFill/>
                    </a:ln>
                  </pic:spPr>
                </pic:pic>
              </a:graphicData>
            </a:graphic>
          </wp:inline>
        </w:drawing>
      </w:r>
      <w:r>
        <w:tab/>
      </w:r>
      <w:r>
        <w:rPr>
          <w:noProof/>
          <w:lang w:val="en-US"/>
        </w:rPr>
        <w:drawing>
          <wp:inline distT="0" distB="0" distL="0" distR="0" wp14:anchorId="4ADDC745" wp14:editId="3932801A">
            <wp:extent cx="2427906" cy="1792549"/>
            <wp:effectExtent l="0" t="0" r="0" b="0"/>
            <wp:docPr id="35" name="Picture 35" descr="C:\Users\Diewertje\AppData\Local\Microsoft\Windows\INetCache\Content.MSO\D460C6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wertje\AppData\Local\Microsoft\Windows\INetCache\Content.MSO\D460C684.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7056" cy="1806688"/>
                    </a:xfrm>
                    <a:prstGeom prst="rect">
                      <a:avLst/>
                    </a:prstGeom>
                    <a:noFill/>
                    <a:ln>
                      <a:noFill/>
                    </a:ln>
                  </pic:spPr>
                </pic:pic>
              </a:graphicData>
            </a:graphic>
          </wp:inline>
        </w:drawing>
      </w:r>
    </w:p>
    <w:p w14:paraId="139219C4" w14:textId="1F4CF111" w:rsidR="004B1EFB" w:rsidRPr="007A7F2B" w:rsidRDefault="004B1EFB">
      <w:r w:rsidRPr="007A7F2B">
        <w:br w:type="page"/>
      </w:r>
    </w:p>
    <w:p w14:paraId="7971D716" w14:textId="6FAB4E72" w:rsidR="004B1EFB" w:rsidRPr="007A7F2B" w:rsidRDefault="004B1EFB" w:rsidP="004B1EFB">
      <w:pPr>
        <w:pStyle w:val="Title"/>
      </w:pPr>
      <w:bookmarkStart w:id="303" w:name="_Toc11673105"/>
      <w:r w:rsidRPr="007A7F2B">
        <w:lastRenderedPageBreak/>
        <w:t>Bibliography</w:t>
      </w:r>
      <w:bookmarkEnd w:id="303"/>
      <w:r w:rsidRPr="007A7F2B">
        <w:t xml:space="preserve"> </w:t>
      </w:r>
    </w:p>
    <w:p w14:paraId="69CDA854" w14:textId="1DD714C0" w:rsidR="00962348" w:rsidRPr="003A76F8" w:rsidRDefault="004B1EFB" w:rsidP="00962348">
      <w:pPr>
        <w:widowControl w:val="0"/>
        <w:autoSpaceDE w:val="0"/>
        <w:autoSpaceDN w:val="0"/>
        <w:adjustRightInd w:val="0"/>
        <w:spacing w:line="240" w:lineRule="auto"/>
        <w:ind w:left="640" w:hanging="640"/>
        <w:rPr>
          <w:rFonts w:ascii="Calibri" w:hAnsi="Calibri" w:cs="Calibri"/>
          <w:noProof/>
          <w:szCs w:val="24"/>
          <w:lang w:val="fr-FR"/>
        </w:rPr>
      </w:pPr>
      <w:r w:rsidRPr="007A7F2B">
        <w:fldChar w:fldCharType="begin" w:fldLock="1"/>
      </w:r>
      <w:r w:rsidRPr="007A7F2B">
        <w:instrText xml:space="preserve">ADDIN Mendeley Bibliography CSL_BIBLIOGRAPHY </w:instrText>
      </w:r>
      <w:r w:rsidRPr="007A7F2B">
        <w:fldChar w:fldCharType="separate"/>
      </w:r>
      <w:r w:rsidR="00962348" w:rsidRPr="00962348">
        <w:rPr>
          <w:rFonts w:ascii="Calibri" w:hAnsi="Calibri" w:cs="Calibri"/>
          <w:noProof/>
          <w:szCs w:val="24"/>
        </w:rPr>
        <w:t xml:space="preserve">[1] </w:t>
      </w:r>
      <w:r w:rsidR="00962348" w:rsidRPr="00962348">
        <w:rPr>
          <w:rFonts w:ascii="Calibri" w:hAnsi="Calibri" w:cs="Calibri"/>
          <w:noProof/>
          <w:szCs w:val="24"/>
        </w:rPr>
        <w:tab/>
        <w:t xml:space="preserve">Lovell-Badge R. CRISPR babies: a view from the centre of the storm. </w:t>
      </w:r>
      <w:r w:rsidR="00962348" w:rsidRPr="003A76F8">
        <w:rPr>
          <w:rFonts w:ascii="Calibri" w:hAnsi="Calibri" w:cs="Calibri"/>
          <w:noProof/>
          <w:szCs w:val="24"/>
          <w:lang w:val="fr-FR"/>
        </w:rPr>
        <w:t xml:space="preserve">Development. 2019; </w:t>
      </w:r>
    </w:p>
    <w:p w14:paraId="11BF9368" w14:textId="77777777" w:rsidR="00962348" w:rsidRPr="003A76F8" w:rsidRDefault="00962348" w:rsidP="00962348">
      <w:pPr>
        <w:widowControl w:val="0"/>
        <w:autoSpaceDE w:val="0"/>
        <w:autoSpaceDN w:val="0"/>
        <w:adjustRightInd w:val="0"/>
        <w:spacing w:line="240" w:lineRule="auto"/>
        <w:ind w:left="640" w:hanging="640"/>
        <w:rPr>
          <w:rFonts w:ascii="Calibri" w:hAnsi="Calibri" w:cs="Calibri"/>
          <w:noProof/>
          <w:szCs w:val="24"/>
          <w:lang w:val="fr-FR"/>
        </w:rPr>
      </w:pPr>
      <w:r w:rsidRPr="003A76F8">
        <w:rPr>
          <w:rFonts w:ascii="Calibri" w:hAnsi="Calibri" w:cs="Calibri"/>
          <w:noProof/>
          <w:szCs w:val="24"/>
          <w:lang w:val="fr-FR"/>
        </w:rPr>
        <w:t xml:space="preserve">[2] </w:t>
      </w:r>
      <w:r w:rsidRPr="003A76F8">
        <w:rPr>
          <w:rFonts w:ascii="Calibri" w:hAnsi="Calibri" w:cs="Calibri"/>
          <w:noProof/>
          <w:szCs w:val="24"/>
          <w:lang w:val="fr-FR"/>
        </w:rPr>
        <w:tab/>
        <w:t xml:space="preserve">Quiberoni A, Moineau S, Rousseau GM, Reinheimer J, Ackermann HW. Streptococcus thermophilus bacteriophages. International Dairy Journal. 2010. </w:t>
      </w:r>
    </w:p>
    <w:p w14:paraId="7D86BE0A"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3A76F8">
        <w:rPr>
          <w:rFonts w:ascii="Calibri" w:hAnsi="Calibri" w:cs="Calibri"/>
          <w:noProof/>
          <w:szCs w:val="24"/>
          <w:lang w:val="fr-FR"/>
        </w:rPr>
        <w:t xml:space="preserve">[3] </w:t>
      </w:r>
      <w:r w:rsidRPr="003A76F8">
        <w:rPr>
          <w:rFonts w:ascii="Calibri" w:hAnsi="Calibri" w:cs="Calibri"/>
          <w:noProof/>
          <w:szCs w:val="24"/>
          <w:lang w:val="fr-FR"/>
        </w:rPr>
        <w:tab/>
        <w:t xml:space="preserve">Horvath P, Romero DA, Coûté-Monvoisin AC, Richards M, Deveau H, Moineau S, et al. </w:t>
      </w:r>
      <w:r w:rsidRPr="00962348">
        <w:rPr>
          <w:rFonts w:ascii="Calibri" w:hAnsi="Calibri" w:cs="Calibri"/>
          <w:noProof/>
          <w:szCs w:val="24"/>
        </w:rPr>
        <w:t xml:space="preserve">Diversity, activity, and evolution of CRISPR loci in Streptococcus thermophilus. J Bacteriol. 2008; </w:t>
      </w:r>
    </w:p>
    <w:p w14:paraId="35358DDA"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[4] </w:t>
      </w:r>
      <w:r w:rsidRPr="00962348">
        <w:rPr>
          <w:rFonts w:ascii="Calibri" w:hAnsi="Calibri" w:cs="Calibri"/>
          <w:noProof/>
          <w:szCs w:val="24"/>
        </w:rPr>
        <w:tab/>
        <w:t xml:space="preserve">Sander JD, Joung JK. CRISPR-Cas systems for editing, regulating and targeting genomes. Nat Biotechnol. 2014; </w:t>
      </w:r>
    </w:p>
    <w:p w14:paraId="628FC6B9"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[5] </w:t>
      </w:r>
      <w:r w:rsidRPr="00962348">
        <w:rPr>
          <w:rFonts w:ascii="Calibri" w:hAnsi="Calibri" w:cs="Calibri"/>
          <w:noProof/>
          <w:szCs w:val="24"/>
        </w:rPr>
        <w:tab/>
        <w:t xml:space="preserve">Chen B, Gilbert LA, Cimini BA, Schnitzbauer J, Zhang W, Li GW, et al. Dynamic imaging of genomic loci in living human cells by an optimized CRISPR/Cas system. Cell. 2013; </w:t>
      </w:r>
    </w:p>
    <w:p w14:paraId="40C7A1F1"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[6] </w:t>
      </w:r>
      <w:r w:rsidRPr="00962348">
        <w:rPr>
          <w:rFonts w:ascii="Calibri" w:hAnsi="Calibri" w:cs="Calibri"/>
          <w:noProof/>
          <w:szCs w:val="24"/>
        </w:rPr>
        <w:tab/>
        <w:t xml:space="preserve">Wang H, Yang H, Shivalila CS, Dawlaty MM, Cheng AW, Zhang F, et al. One-step generation of mice carrying mutations in multiple genes by CRISPR/cas-mediated genome engineering. Cell. 2013; </w:t>
      </w:r>
    </w:p>
    <w:p w14:paraId="459C6242" w14:textId="77777777" w:rsidR="00962348" w:rsidRPr="003A76F8" w:rsidRDefault="00962348" w:rsidP="00962348">
      <w:pPr>
        <w:widowControl w:val="0"/>
        <w:autoSpaceDE w:val="0"/>
        <w:autoSpaceDN w:val="0"/>
        <w:adjustRightInd w:val="0"/>
        <w:spacing w:line="240" w:lineRule="auto"/>
        <w:ind w:left="640" w:hanging="640"/>
        <w:rPr>
          <w:rFonts w:ascii="Calibri" w:hAnsi="Calibri" w:cs="Calibri"/>
          <w:noProof/>
          <w:szCs w:val="24"/>
          <w:lang w:val="de-DE"/>
        </w:rPr>
      </w:pPr>
      <w:r w:rsidRPr="00962348">
        <w:rPr>
          <w:rFonts w:ascii="Calibri" w:hAnsi="Calibri" w:cs="Calibri"/>
          <w:noProof/>
          <w:szCs w:val="24"/>
        </w:rPr>
        <w:t xml:space="preserve">[7] </w:t>
      </w:r>
      <w:r w:rsidRPr="00962348">
        <w:rPr>
          <w:rFonts w:ascii="Calibri" w:hAnsi="Calibri" w:cs="Calibri"/>
          <w:noProof/>
          <w:szCs w:val="24"/>
        </w:rPr>
        <w:tab/>
        <w:t xml:space="preserve">Li W, Teng F, Li T, Zhou Q. Simultaneous generation and germline transmission of multiple gene mutations in rat using CRISPR-Cas systems. </w:t>
      </w:r>
      <w:r w:rsidRPr="003A76F8">
        <w:rPr>
          <w:rFonts w:ascii="Calibri" w:hAnsi="Calibri" w:cs="Calibri"/>
          <w:noProof/>
          <w:szCs w:val="24"/>
          <w:lang w:val="de-DE"/>
        </w:rPr>
        <w:t xml:space="preserve">Nat Biotechnol. 2013; </w:t>
      </w:r>
    </w:p>
    <w:p w14:paraId="1B72514D"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3A76F8">
        <w:rPr>
          <w:rFonts w:ascii="Calibri" w:hAnsi="Calibri" w:cs="Calibri"/>
          <w:noProof/>
          <w:szCs w:val="24"/>
          <w:lang w:val="de-DE"/>
        </w:rPr>
        <w:t xml:space="preserve">[8] </w:t>
      </w:r>
      <w:r w:rsidRPr="003A76F8">
        <w:rPr>
          <w:rFonts w:ascii="Calibri" w:hAnsi="Calibri" w:cs="Calibri"/>
          <w:noProof/>
          <w:szCs w:val="24"/>
          <w:lang w:val="de-DE"/>
        </w:rPr>
        <w:tab/>
        <w:t xml:space="preserve">Wang T, Wei JJ, Sabatini DM, Lander ES. </w:t>
      </w:r>
      <w:r w:rsidRPr="00962348">
        <w:rPr>
          <w:rFonts w:ascii="Calibri" w:hAnsi="Calibri" w:cs="Calibri"/>
          <w:noProof/>
          <w:szCs w:val="24"/>
        </w:rPr>
        <w:t xml:space="preserve">Genetic screens in human cells using the CRISPR-Cas9 system. BMJ Support Palliat Care. 2012; </w:t>
      </w:r>
    </w:p>
    <w:p w14:paraId="0BA5A9DA"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[9] </w:t>
      </w:r>
      <w:r w:rsidRPr="00962348">
        <w:rPr>
          <w:rFonts w:ascii="Calibri" w:hAnsi="Calibri" w:cs="Calibri"/>
          <w:noProof/>
          <w:szCs w:val="24"/>
        </w:rPr>
        <w:tab/>
        <w:t xml:space="preserve">Shalem O, Sanjana NE, Hartenian E, Shi X, Scott DA, Mikkelsen TS, et al. Genome-scale CRISPR-Cas9 knockout screening in human cells. Science (80- ). 2014; </w:t>
      </w:r>
    </w:p>
    <w:p w14:paraId="6D71D07B"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[10] </w:t>
      </w:r>
      <w:r w:rsidRPr="00962348">
        <w:rPr>
          <w:rFonts w:ascii="Calibri" w:hAnsi="Calibri" w:cs="Calibri"/>
          <w:noProof/>
          <w:szCs w:val="24"/>
        </w:rPr>
        <w:tab/>
        <w:t xml:space="preserve">Citorik RJ, Mimee M, Lu TK. Sequence-specific antimicrobials using efficiently delivered RNA-guided nucleases. Nat Biotechnol. 2014; </w:t>
      </w:r>
    </w:p>
    <w:p w14:paraId="4257F90B" w14:textId="77777777" w:rsidR="00962348" w:rsidRPr="003A76F8" w:rsidRDefault="00962348" w:rsidP="00962348">
      <w:pPr>
        <w:widowControl w:val="0"/>
        <w:autoSpaceDE w:val="0"/>
        <w:autoSpaceDN w:val="0"/>
        <w:adjustRightInd w:val="0"/>
        <w:spacing w:line="240" w:lineRule="auto"/>
        <w:ind w:left="640" w:hanging="640"/>
        <w:rPr>
          <w:rFonts w:ascii="Calibri" w:hAnsi="Calibri" w:cs="Calibri"/>
          <w:noProof/>
          <w:szCs w:val="24"/>
          <w:lang w:val="fr-FR"/>
        </w:rPr>
      </w:pPr>
      <w:r w:rsidRPr="00962348">
        <w:rPr>
          <w:rFonts w:ascii="Calibri" w:hAnsi="Calibri" w:cs="Calibri"/>
          <w:noProof/>
          <w:szCs w:val="24"/>
        </w:rPr>
        <w:t xml:space="preserve">[11] </w:t>
      </w:r>
      <w:r w:rsidRPr="00962348">
        <w:rPr>
          <w:rFonts w:ascii="Calibri" w:hAnsi="Calibri" w:cs="Calibri"/>
          <w:noProof/>
          <w:szCs w:val="24"/>
        </w:rPr>
        <w:tab/>
        <w:t xml:space="preserve">Hille F, Richter H, Wong SP, Bratovič M, Ressel S, Charpentier E. The Biology of CRISPR-Cas: Backward and Forward. </w:t>
      </w:r>
      <w:r w:rsidRPr="003A76F8">
        <w:rPr>
          <w:rFonts w:ascii="Calibri" w:hAnsi="Calibri" w:cs="Calibri"/>
          <w:noProof/>
          <w:szCs w:val="24"/>
          <w:lang w:val="fr-FR"/>
        </w:rPr>
        <w:t xml:space="preserve">Cell. 2018; </w:t>
      </w:r>
    </w:p>
    <w:p w14:paraId="43F9E64D" w14:textId="77777777" w:rsidR="00962348" w:rsidRPr="003A76F8" w:rsidRDefault="00962348" w:rsidP="00962348">
      <w:pPr>
        <w:widowControl w:val="0"/>
        <w:autoSpaceDE w:val="0"/>
        <w:autoSpaceDN w:val="0"/>
        <w:adjustRightInd w:val="0"/>
        <w:spacing w:line="240" w:lineRule="auto"/>
        <w:ind w:left="640" w:hanging="640"/>
        <w:rPr>
          <w:rFonts w:ascii="Calibri" w:hAnsi="Calibri" w:cs="Calibri"/>
          <w:noProof/>
          <w:szCs w:val="24"/>
          <w:lang w:val="fr-FR"/>
        </w:rPr>
      </w:pPr>
      <w:r w:rsidRPr="003A76F8">
        <w:rPr>
          <w:rFonts w:ascii="Calibri" w:hAnsi="Calibri" w:cs="Calibri"/>
          <w:noProof/>
          <w:szCs w:val="24"/>
          <w:lang w:val="fr-FR"/>
        </w:rPr>
        <w:t xml:space="preserve">[12] </w:t>
      </w:r>
      <w:r w:rsidRPr="003A76F8">
        <w:rPr>
          <w:rFonts w:ascii="Calibri" w:hAnsi="Calibri" w:cs="Calibri"/>
          <w:noProof/>
          <w:szCs w:val="24"/>
          <w:lang w:val="fr-FR"/>
        </w:rPr>
        <w:tab/>
        <w:t xml:space="preserve">Barrangou R, Fremaux C, Deveau H, Richards M, Boyaval P, Moineau S, et al. CRISPR provides acquired resistance against viruses in prokaryotes. Science (80- ). 2007; </w:t>
      </w:r>
    </w:p>
    <w:p w14:paraId="6504E080"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3A76F8">
        <w:rPr>
          <w:rFonts w:ascii="Calibri" w:hAnsi="Calibri" w:cs="Calibri"/>
          <w:noProof/>
          <w:szCs w:val="24"/>
          <w:lang w:val="fr-FR"/>
        </w:rPr>
        <w:t xml:space="preserve">[13] </w:t>
      </w:r>
      <w:r w:rsidRPr="003A76F8">
        <w:rPr>
          <w:rFonts w:ascii="Calibri" w:hAnsi="Calibri" w:cs="Calibri"/>
          <w:noProof/>
          <w:szCs w:val="24"/>
          <w:lang w:val="fr-FR"/>
        </w:rPr>
        <w:tab/>
        <w:t xml:space="preserve">Garneau JE, Dupuis M-È, Villion M, Romero DA, Barrangou R, Boyaval P, et al. </w:t>
      </w:r>
      <w:r w:rsidRPr="00962348">
        <w:rPr>
          <w:rFonts w:ascii="Calibri" w:hAnsi="Calibri" w:cs="Calibri"/>
          <w:noProof/>
          <w:szCs w:val="24"/>
        </w:rPr>
        <w:t xml:space="preserve">The CRISPR/Cas bacterial immune system cleaves bacteriophage and plasmid DNA. Nature. 2010; </w:t>
      </w:r>
    </w:p>
    <w:p w14:paraId="0725881D"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[14] </w:t>
      </w:r>
      <w:r w:rsidRPr="00962348">
        <w:rPr>
          <w:rFonts w:ascii="Calibri" w:hAnsi="Calibri" w:cs="Calibri"/>
          <w:noProof/>
          <w:szCs w:val="24"/>
        </w:rPr>
        <w:tab/>
        <w:t xml:space="preserve">Rudin N, Sugarman E, Haber JE. Genetic and physical analysis of double-strand break repair and recombination in Saccharomyces cerevisiae. Genetics. 1989; </w:t>
      </w:r>
    </w:p>
    <w:p w14:paraId="45E36C71"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[15] </w:t>
      </w:r>
      <w:r w:rsidRPr="00962348">
        <w:rPr>
          <w:rFonts w:ascii="Calibri" w:hAnsi="Calibri" w:cs="Calibri"/>
          <w:noProof/>
          <w:szCs w:val="24"/>
        </w:rPr>
        <w:tab/>
        <w:t xml:space="preserve">Plessis A, Perrin A, Haber JE, Dujon B. Site-specific recombination determined by I-SceI, a mitochondrial group I intron-encoded endonuclease expressed in the yeast nucleus. Genetics. 1992; </w:t>
      </w:r>
    </w:p>
    <w:p w14:paraId="40C415D3"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[16] </w:t>
      </w:r>
      <w:r w:rsidRPr="00962348">
        <w:rPr>
          <w:rFonts w:ascii="Calibri" w:hAnsi="Calibri" w:cs="Calibri"/>
          <w:noProof/>
          <w:szCs w:val="24"/>
        </w:rPr>
        <w:tab/>
        <w:t xml:space="preserve">Rouet P, Smih F, Jasin M. Introduction of double-strand breaks into the genome of mouse cells by expression of a rare-cutting endonuclease. Mol Cell Biol. 1994; </w:t>
      </w:r>
    </w:p>
    <w:p w14:paraId="3D861346"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[17] </w:t>
      </w:r>
      <w:r w:rsidRPr="00962348">
        <w:rPr>
          <w:rFonts w:ascii="Calibri" w:hAnsi="Calibri" w:cs="Calibri"/>
          <w:noProof/>
          <w:szCs w:val="24"/>
        </w:rPr>
        <w:tab/>
        <w:t xml:space="preserve">Bibikova M, Carroll D, Segal DJ, Trautman JK, Smith J, Kim Y-G, et al. Stimulation of Homologous Recombination through Targeted Cleavage by Chimeric Nucleases. Mol Cell Biol. 2002; </w:t>
      </w:r>
    </w:p>
    <w:p w14:paraId="5B9E332E"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[18] </w:t>
      </w:r>
      <w:r w:rsidRPr="00962348">
        <w:rPr>
          <w:rFonts w:ascii="Calibri" w:hAnsi="Calibri" w:cs="Calibri"/>
          <w:noProof/>
          <w:szCs w:val="24"/>
        </w:rPr>
        <w:tab/>
        <w:t xml:space="preserve">Choulika A, Perrin A, Dujon B, Nicolas JF. Induction of homologous recombination in mammalian chromosomes by using the I-SceI system of Saccharomyces cerevisiae. Mol Cell Biol. 1995; </w:t>
      </w:r>
    </w:p>
    <w:p w14:paraId="5F1E41E0"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[19] </w:t>
      </w:r>
      <w:r w:rsidRPr="00962348">
        <w:rPr>
          <w:rFonts w:ascii="Calibri" w:hAnsi="Calibri" w:cs="Calibri"/>
          <w:noProof/>
          <w:szCs w:val="24"/>
        </w:rPr>
        <w:tab/>
        <w:t xml:space="preserve">Hsu PD, Lander ES, Zhang F. Development and applications of CRISPR-Cas9 for genome engineering. Cell. 2014. </w:t>
      </w:r>
    </w:p>
    <w:p w14:paraId="26D22A3C" w14:textId="77777777" w:rsidR="00962348" w:rsidRPr="003A76F8" w:rsidRDefault="00962348" w:rsidP="00962348">
      <w:pPr>
        <w:widowControl w:val="0"/>
        <w:autoSpaceDE w:val="0"/>
        <w:autoSpaceDN w:val="0"/>
        <w:adjustRightInd w:val="0"/>
        <w:spacing w:line="240" w:lineRule="auto"/>
        <w:ind w:left="640" w:hanging="640"/>
        <w:rPr>
          <w:rFonts w:ascii="Calibri" w:hAnsi="Calibri" w:cs="Calibri"/>
          <w:noProof/>
          <w:szCs w:val="24"/>
          <w:lang w:val="de-DE"/>
        </w:rPr>
      </w:pPr>
      <w:r w:rsidRPr="00962348">
        <w:rPr>
          <w:rFonts w:ascii="Calibri" w:hAnsi="Calibri" w:cs="Calibri"/>
          <w:noProof/>
          <w:szCs w:val="24"/>
        </w:rPr>
        <w:t xml:space="preserve">[20] </w:t>
      </w:r>
      <w:r w:rsidRPr="00962348">
        <w:rPr>
          <w:rFonts w:ascii="Calibri" w:hAnsi="Calibri" w:cs="Calibri"/>
          <w:noProof/>
          <w:szCs w:val="24"/>
        </w:rPr>
        <w:tab/>
        <w:t xml:space="preserve">Haustein V, Schumacher U. A dynamic model for tumour growth and metastasis formation. </w:t>
      </w:r>
      <w:r w:rsidRPr="003A76F8">
        <w:rPr>
          <w:rFonts w:ascii="Calibri" w:hAnsi="Calibri" w:cs="Calibri"/>
          <w:noProof/>
          <w:szCs w:val="24"/>
          <w:lang w:val="de-DE"/>
        </w:rPr>
        <w:t xml:space="preserve">J Clin </w:t>
      </w:r>
      <w:r w:rsidRPr="003A76F8">
        <w:rPr>
          <w:rFonts w:ascii="Calibri" w:hAnsi="Calibri" w:cs="Calibri"/>
          <w:noProof/>
          <w:szCs w:val="24"/>
          <w:lang w:val="de-DE"/>
        </w:rPr>
        <w:lastRenderedPageBreak/>
        <w:t xml:space="preserve">Bioinforma. 2012;2(1):1–11. </w:t>
      </w:r>
    </w:p>
    <w:p w14:paraId="67AAFCF0"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3A76F8">
        <w:rPr>
          <w:rFonts w:ascii="Calibri" w:hAnsi="Calibri" w:cs="Calibri"/>
          <w:noProof/>
          <w:szCs w:val="24"/>
          <w:lang w:val="de-DE"/>
        </w:rPr>
        <w:t xml:space="preserve">[21] </w:t>
      </w:r>
      <w:r w:rsidRPr="003A76F8">
        <w:rPr>
          <w:rFonts w:ascii="Calibri" w:hAnsi="Calibri" w:cs="Calibri"/>
          <w:noProof/>
          <w:szCs w:val="24"/>
          <w:lang w:val="de-DE"/>
        </w:rPr>
        <w:tab/>
        <w:t xml:space="preserve">Hsu PD, Scott DA, Weinstein JA, Ran FA, Konermann S, Agarwala V, et al. </w:t>
      </w:r>
      <w:r w:rsidRPr="00962348">
        <w:rPr>
          <w:rFonts w:ascii="Calibri" w:hAnsi="Calibri" w:cs="Calibri"/>
          <w:noProof/>
          <w:szCs w:val="24"/>
        </w:rPr>
        <w:t xml:space="preserve">DNA targeting specificity of RNA-guided Cas9 nucleases. Nat Biotechnol. 2013; </w:t>
      </w:r>
    </w:p>
    <w:p w14:paraId="25B6656C"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[22] </w:t>
      </w:r>
      <w:r w:rsidRPr="00962348">
        <w:rPr>
          <w:rFonts w:ascii="Calibri" w:hAnsi="Calibri" w:cs="Calibri"/>
          <w:noProof/>
          <w:szCs w:val="24"/>
        </w:rPr>
        <w:tab/>
        <w:t xml:space="preserve">Mali P, Aach J, Stranges PB, Esvelt KM, Moosburner M, Kosuri S, et al. CAS9 transcriptional activators for target specificity screening and paired nickases for cooperative genome engineering. Nat Biotechnol. 2013; </w:t>
      </w:r>
    </w:p>
    <w:p w14:paraId="615D98BB"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[23] </w:t>
      </w:r>
      <w:r w:rsidRPr="00962348">
        <w:rPr>
          <w:rFonts w:ascii="Calibri" w:hAnsi="Calibri" w:cs="Calibri"/>
          <w:noProof/>
          <w:szCs w:val="24"/>
        </w:rPr>
        <w:tab/>
        <w:t xml:space="preserve">Pattanayak V, Lin S, Guilinger JP, Ma E, Doudna JA, Liu DR. High-throughput profiling of off-target DNA cleavage reveals RNA-programmed Cas9 nuclease specificity. Nat Biotechnol. 2013; </w:t>
      </w:r>
    </w:p>
    <w:p w14:paraId="5EB9161F"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[24] </w:t>
      </w:r>
      <w:r w:rsidRPr="00962348">
        <w:rPr>
          <w:rFonts w:ascii="Calibri" w:hAnsi="Calibri" w:cs="Calibri"/>
          <w:noProof/>
          <w:szCs w:val="24"/>
        </w:rPr>
        <w:tab/>
        <w:t xml:space="preserve">Boyle EA, Andreasson JOL, Chircus LM, Sternberg SH, Wu MJ, Guegler CK, et al. High-throughput biochemical profiling reveals sequence determinants of dCas9 off-target binding and unbinding. Proc Natl Acad Sci. 2017;114(21):5461–6. </w:t>
      </w:r>
    </w:p>
    <w:p w14:paraId="7D929B71"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[25] </w:t>
      </w:r>
      <w:r w:rsidRPr="00962348">
        <w:rPr>
          <w:rFonts w:ascii="Calibri" w:hAnsi="Calibri" w:cs="Calibri"/>
          <w:noProof/>
          <w:szCs w:val="24"/>
        </w:rPr>
        <w:tab/>
        <w:t>Jung C, Hawkins JA, Jones SK, Xiao Y, Rybarski JR, Dillard KE, et al. Massively Parallel Biophysical Analysis of CRISPR-Cas Complexes on Next Generation Sequencing Chips. Cell [Internet]. Elsevier; 2017;170(1):35-47.e13. Available from: http://dx.doi.org/10.1016/j.cell.2017.05.044</w:t>
      </w:r>
    </w:p>
    <w:p w14:paraId="7C624BBD"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[26] </w:t>
      </w:r>
      <w:r w:rsidRPr="00962348">
        <w:rPr>
          <w:rFonts w:ascii="Calibri" w:hAnsi="Calibri" w:cs="Calibri"/>
          <w:noProof/>
          <w:szCs w:val="24"/>
        </w:rPr>
        <w:tab/>
        <w:t xml:space="preserve">Wu X, Scott DA, Kriz AJ, Chiu AC, Hsu PD, Dadon DB, et al. Genome-wide binding of the CRISPR endonuclease Cas9 in mammalian cells. Nat Biotechnol. 2014; </w:t>
      </w:r>
    </w:p>
    <w:p w14:paraId="62007E14" w14:textId="77777777" w:rsidR="00962348" w:rsidRPr="003A76F8" w:rsidRDefault="00962348" w:rsidP="00962348">
      <w:pPr>
        <w:widowControl w:val="0"/>
        <w:autoSpaceDE w:val="0"/>
        <w:autoSpaceDN w:val="0"/>
        <w:adjustRightInd w:val="0"/>
        <w:spacing w:line="240" w:lineRule="auto"/>
        <w:ind w:left="640" w:hanging="640"/>
        <w:rPr>
          <w:rFonts w:ascii="Calibri" w:hAnsi="Calibri" w:cs="Calibri"/>
          <w:noProof/>
          <w:szCs w:val="24"/>
          <w:lang w:val="nl-NL"/>
        </w:rPr>
      </w:pPr>
      <w:r w:rsidRPr="00962348">
        <w:rPr>
          <w:rFonts w:ascii="Calibri" w:hAnsi="Calibri" w:cs="Calibri"/>
          <w:noProof/>
          <w:szCs w:val="24"/>
        </w:rPr>
        <w:t xml:space="preserve">[27] </w:t>
      </w:r>
      <w:r w:rsidRPr="00962348">
        <w:rPr>
          <w:rFonts w:ascii="Calibri" w:hAnsi="Calibri" w:cs="Calibri"/>
          <w:noProof/>
          <w:szCs w:val="24"/>
        </w:rPr>
        <w:tab/>
        <w:t xml:space="preserve">Stemmer M, Thumberger T, Del Sol Keyer M, Wittbrodt J, Mateo JL. CCTop: An Intuitive, Flexible and Reliable CRISPR/Cas9 Target Prediction Tool. </w:t>
      </w:r>
      <w:r w:rsidRPr="003A76F8">
        <w:rPr>
          <w:rFonts w:ascii="Calibri" w:hAnsi="Calibri" w:cs="Calibri"/>
          <w:noProof/>
          <w:szCs w:val="24"/>
          <w:lang w:val="nl-NL"/>
        </w:rPr>
        <w:t xml:space="preserve">PLoS One. 2015; </w:t>
      </w:r>
    </w:p>
    <w:p w14:paraId="47F1BF2C" w14:textId="77777777" w:rsidR="00962348" w:rsidRPr="003A76F8" w:rsidRDefault="00962348" w:rsidP="00962348">
      <w:pPr>
        <w:widowControl w:val="0"/>
        <w:autoSpaceDE w:val="0"/>
        <w:autoSpaceDN w:val="0"/>
        <w:adjustRightInd w:val="0"/>
        <w:spacing w:line="240" w:lineRule="auto"/>
        <w:ind w:left="640" w:hanging="640"/>
        <w:rPr>
          <w:rFonts w:ascii="Calibri" w:hAnsi="Calibri" w:cs="Calibri"/>
          <w:noProof/>
          <w:szCs w:val="24"/>
          <w:lang w:val="nl-NL"/>
        </w:rPr>
      </w:pPr>
      <w:r w:rsidRPr="003A76F8">
        <w:rPr>
          <w:rFonts w:ascii="Calibri" w:hAnsi="Calibri" w:cs="Calibri"/>
          <w:noProof/>
          <w:szCs w:val="24"/>
          <w:lang w:val="nl-NL"/>
        </w:rPr>
        <w:t xml:space="preserve">[28] </w:t>
      </w:r>
      <w:r w:rsidRPr="003A76F8">
        <w:rPr>
          <w:rFonts w:ascii="Calibri" w:hAnsi="Calibri" w:cs="Calibri"/>
          <w:noProof/>
          <w:szCs w:val="24"/>
          <w:lang w:val="nl-NL"/>
        </w:rPr>
        <w:tab/>
        <w:t xml:space="preserve">Doench JG, Fusi N, Sullender M, Hegde M, Vaimberg EW, Donovan KF, et al. </w:t>
      </w:r>
      <w:r w:rsidRPr="00962348">
        <w:rPr>
          <w:rFonts w:ascii="Calibri" w:hAnsi="Calibri" w:cs="Calibri"/>
          <w:noProof/>
          <w:szCs w:val="24"/>
        </w:rPr>
        <w:t xml:space="preserve">Optimized sgRNA design to maximize activity and minimize off-target effects of CRISPR-Cas9. </w:t>
      </w:r>
      <w:r w:rsidRPr="003A76F8">
        <w:rPr>
          <w:rFonts w:ascii="Calibri" w:hAnsi="Calibri" w:cs="Calibri"/>
          <w:noProof/>
          <w:szCs w:val="24"/>
          <w:lang w:val="nl-NL"/>
        </w:rPr>
        <w:t xml:space="preserve">Nat Biotechnol. 2016; </w:t>
      </w:r>
    </w:p>
    <w:p w14:paraId="203FE922"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3A76F8">
        <w:rPr>
          <w:rFonts w:ascii="Calibri" w:hAnsi="Calibri" w:cs="Calibri"/>
          <w:noProof/>
          <w:szCs w:val="24"/>
          <w:lang w:val="nl-NL"/>
        </w:rPr>
        <w:t xml:space="preserve">[29] </w:t>
      </w:r>
      <w:r w:rsidRPr="003A76F8">
        <w:rPr>
          <w:rFonts w:ascii="Calibri" w:hAnsi="Calibri" w:cs="Calibri"/>
          <w:noProof/>
          <w:szCs w:val="24"/>
          <w:lang w:val="nl-NL"/>
        </w:rPr>
        <w:tab/>
        <w:t xml:space="preserve">Zhang D, Hurst T, Duan D, Chen S-J. </w:t>
      </w:r>
      <w:r w:rsidRPr="00962348">
        <w:rPr>
          <w:rFonts w:ascii="Calibri" w:hAnsi="Calibri" w:cs="Calibri"/>
          <w:noProof/>
          <w:szCs w:val="24"/>
        </w:rPr>
        <w:t xml:space="preserve">Unified energetics analysis unravels SpCas9 cleavage activity for optimal gRNA design. Proc Natl Acad Sci. 2019;116(18):201820523. </w:t>
      </w:r>
    </w:p>
    <w:p w14:paraId="4EDF7147"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[30] </w:t>
      </w:r>
      <w:r w:rsidRPr="00962348">
        <w:rPr>
          <w:rFonts w:ascii="Calibri" w:hAnsi="Calibri" w:cs="Calibri"/>
          <w:noProof/>
          <w:szCs w:val="24"/>
        </w:rPr>
        <w:tab/>
        <w:t>Klein M, Eslami-Mossallam B, Arroyo DG, Depken M. Hybridization Kinetics Explains CRISPR-Cas Off-Targeting Rules. Cell Rep [Internet]. ElsevierCompany.; 2018;22(6):1413–23. Available from: https://doi.org/10.1016/j.celrep.2018.01.045</w:t>
      </w:r>
    </w:p>
    <w:p w14:paraId="6D0985E9"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[31] </w:t>
      </w:r>
      <w:r w:rsidRPr="00962348">
        <w:rPr>
          <w:rFonts w:ascii="Calibri" w:hAnsi="Calibri" w:cs="Calibri"/>
          <w:noProof/>
          <w:szCs w:val="24"/>
        </w:rPr>
        <w:tab/>
        <w:t xml:space="preserve">Jiang F, Doudna JA. CRISPR–Cas9 Structures and Mechanisms. Annu Rev Biophys. 2017;46(1):505–29. </w:t>
      </w:r>
    </w:p>
    <w:p w14:paraId="216322AC"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[32] </w:t>
      </w:r>
      <w:r w:rsidRPr="00962348">
        <w:rPr>
          <w:rFonts w:ascii="Calibri" w:hAnsi="Calibri" w:cs="Calibri"/>
          <w:noProof/>
          <w:szCs w:val="24"/>
        </w:rPr>
        <w:tab/>
        <w:t xml:space="preserve">Resat H, Petzold L, Pettigrew MF. Kinetic Modeling of Biological Systems. In: IEEE Life Sciences. 2009. </w:t>
      </w:r>
    </w:p>
    <w:p w14:paraId="7335F108"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szCs w:val="24"/>
        </w:rPr>
      </w:pPr>
      <w:r w:rsidRPr="00962348">
        <w:rPr>
          <w:rFonts w:ascii="Calibri" w:hAnsi="Calibri" w:cs="Calibri"/>
          <w:noProof/>
          <w:szCs w:val="24"/>
        </w:rPr>
        <w:t xml:space="preserve">[33] </w:t>
      </w:r>
      <w:r w:rsidRPr="00962348">
        <w:rPr>
          <w:rFonts w:ascii="Calibri" w:hAnsi="Calibri" w:cs="Calibri"/>
          <w:noProof/>
          <w:szCs w:val="24"/>
        </w:rPr>
        <w:tab/>
        <w:t xml:space="preserve">Kirkpatrick S, Gelatt CD, Vecchi MP. Optimization by Simulated Annealing. 1983;220(4598). </w:t>
      </w:r>
    </w:p>
    <w:p w14:paraId="776CA3DC" w14:textId="77777777" w:rsidR="00962348" w:rsidRPr="00962348" w:rsidRDefault="00962348" w:rsidP="00962348">
      <w:pPr>
        <w:widowControl w:val="0"/>
        <w:autoSpaceDE w:val="0"/>
        <w:autoSpaceDN w:val="0"/>
        <w:adjustRightInd w:val="0"/>
        <w:spacing w:line="240" w:lineRule="auto"/>
        <w:ind w:left="640" w:hanging="640"/>
        <w:rPr>
          <w:rFonts w:ascii="Calibri" w:hAnsi="Calibri" w:cs="Calibri"/>
          <w:noProof/>
        </w:rPr>
      </w:pPr>
      <w:r w:rsidRPr="00962348">
        <w:rPr>
          <w:rFonts w:ascii="Calibri" w:hAnsi="Calibri" w:cs="Calibri"/>
          <w:noProof/>
          <w:szCs w:val="24"/>
        </w:rPr>
        <w:t xml:space="preserve">[34] </w:t>
      </w:r>
      <w:r w:rsidRPr="00962348">
        <w:rPr>
          <w:rFonts w:ascii="Calibri" w:hAnsi="Calibri" w:cs="Calibri"/>
          <w:noProof/>
          <w:szCs w:val="24"/>
        </w:rPr>
        <w:tab/>
        <w:t>Brenda Harris. Viral Cycles: Lytic Lysogenic [Internet]. [cited 2019 May 29]. Available from: http://slideplayer.com/slide/9308462/</w:t>
      </w:r>
    </w:p>
    <w:p w14:paraId="29DAC11F" w14:textId="2A06FBE4" w:rsidR="004B1EFB" w:rsidRPr="007A7F2B" w:rsidRDefault="004B1EFB" w:rsidP="00972396">
      <w:r w:rsidRPr="007A7F2B">
        <w:fldChar w:fldCharType="end"/>
      </w:r>
      <w:bookmarkEnd w:id="5"/>
      <w:bookmarkEnd w:id="160"/>
    </w:p>
    <w:sectPr w:rsidR="004B1EFB" w:rsidRPr="007A7F2B" w:rsidSect="002C23B3">
      <w:footerReference w:type="default" r:id="rId56"/>
      <w:footerReference w:type="first" r:id="rId57"/>
      <w:pgSz w:w="11906" w:h="16838"/>
      <w:pgMar w:top="1417" w:right="1417" w:bottom="1417" w:left="1417" w:header="708" w:footer="708" w:gutter="0"/>
      <w:pgNumType w:start="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sha Klein" w:date="2019-06-18T10:14:00Z" w:initials="MK">
    <w:p w14:paraId="4D5D8B07" w14:textId="7F6624DE" w:rsidR="006203B1" w:rsidRDefault="006203B1">
      <w:pPr>
        <w:pStyle w:val="CommentText"/>
      </w:pPr>
      <w:r>
        <w:rPr>
          <w:rStyle w:val="CommentReference"/>
        </w:rPr>
        <w:annotationRef/>
      </w:r>
      <w:r>
        <w:t>How about one of these:</w:t>
      </w:r>
    </w:p>
    <w:p w14:paraId="0CA148F8" w14:textId="714F0C9B" w:rsidR="006203B1" w:rsidRDefault="006203B1" w:rsidP="006203B1">
      <w:pPr>
        <w:pStyle w:val="CommentText"/>
        <w:numPr>
          <w:ilvl w:val="0"/>
          <w:numId w:val="21"/>
        </w:numPr>
      </w:pPr>
      <w:r>
        <w:t xml:space="preserve"> Predicting off-target binding of CRISPR-Cas systems</w:t>
      </w:r>
    </w:p>
    <w:p w14:paraId="6F281F8B" w14:textId="182E0F54" w:rsidR="006203B1" w:rsidRDefault="006203B1" w:rsidP="006203B1">
      <w:pPr>
        <w:pStyle w:val="CommentText"/>
        <w:numPr>
          <w:ilvl w:val="0"/>
          <w:numId w:val="21"/>
        </w:numPr>
      </w:pPr>
      <w:r>
        <w:t xml:space="preserve"> Deciphering off-target binding …..</w:t>
      </w:r>
    </w:p>
    <w:p w14:paraId="28E5EFD2" w14:textId="3A0EBA4B" w:rsidR="006203B1" w:rsidRDefault="006203B1" w:rsidP="006203B1">
      <w:pPr>
        <w:pStyle w:val="CommentText"/>
        <w:numPr>
          <w:ilvl w:val="0"/>
          <w:numId w:val="21"/>
        </w:numPr>
      </w:pPr>
      <w:r>
        <w:t xml:space="preserve"> </w:t>
      </w:r>
    </w:p>
  </w:comment>
  <w:comment w:id="2" w:author="Misha Klein" w:date="2019-06-17T18:21:00Z" w:initials="MK">
    <w:p w14:paraId="06DD7D76" w14:textId="77777777" w:rsidR="006203B1" w:rsidRDefault="006203B1">
      <w:pPr>
        <w:pStyle w:val="CommentText"/>
      </w:pPr>
      <w:r>
        <w:rPr>
          <w:rStyle w:val="CommentReference"/>
        </w:rPr>
        <w:annotationRef/>
      </w:r>
      <w:r>
        <w:t xml:space="preserve">Explain what you mean by different. </w:t>
      </w:r>
    </w:p>
    <w:p w14:paraId="25E2497E" w14:textId="77777777" w:rsidR="006203B1" w:rsidRDefault="006203B1">
      <w:pPr>
        <w:pStyle w:val="CommentText"/>
      </w:pPr>
    </w:p>
    <w:p w14:paraId="2D83EE01" w14:textId="77777777" w:rsidR="006203B1" w:rsidRDefault="006203B1">
      <w:pPr>
        <w:pStyle w:val="CommentText"/>
      </w:pPr>
      <w:r>
        <w:t xml:space="preserve">Make more explicit: </w:t>
      </w:r>
    </w:p>
    <w:p w14:paraId="122D99A9" w14:textId="77777777" w:rsidR="006203B1" w:rsidRDefault="006203B1">
      <w:pPr>
        <w:pStyle w:val="CommentText"/>
      </w:pPr>
      <w:r>
        <w:t xml:space="preserve">Boyle : Rate of change in bound fraction </w:t>
      </w:r>
    </w:p>
    <w:p w14:paraId="479E7137" w14:textId="3FC67428" w:rsidR="006203B1" w:rsidRDefault="006203B1">
      <w:pPr>
        <w:pStyle w:val="CommentText"/>
      </w:pPr>
      <w:r>
        <w:t xml:space="preserve">CHAMP : (effective) dissociation constants. </w:t>
      </w:r>
    </w:p>
    <w:p w14:paraId="3B63054A" w14:textId="77777777" w:rsidR="006203B1" w:rsidRDefault="006203B1">
      <w:pPr>
        <w:pStyle w:val="CommentText"/>
      </w:pPr>
      <w:r>
        <w:t xml:space="preserve">Alternative:  Half-saturating concentrations after 10min of binding. </w:t>
      </w:r>
    </w:p>
    <w:p w14:paraId="60CEAACB" w14:textId="77777777" w:rsidR="006203B1" w:rsidRDefault="006203B1">
      <w:pPr>
        <w:pStyle w:val="CommentText"/>
      </w:pPr>
    </w:p>
    <w:p w14:paraId="737B0F73" w14:textId="77777777" w:rsidR="006203B1" w:rsidRDefault="006203B1">
      <w:pPr>
        <w:pStyle w:val="CommentText"/>
      </w:pPr>
    </w:p>
    <w:p w14:paraId="5CAF6401" w14:textId="5BD199CB" w:rsidR="006203B1" w:rsidRDefault="006203B1">
      <w:pPr>
        <w:pStyle w:val="CommentText"/>
      </w:pPr>
      <w:r>
        <w:t xml:space="preserve">The first is sufficient for the abstract, the latter should obviously somehow come forth somewhere in the thesis. </w:t>
      </w:r>
    </w:p>
  </w:comment>
  <w:comment w:id="39" w:author="Misha Klein" w:date="2019-06-17T18:28:00Z" w:initials="MK">
    <w:p w14:paraId="48E52C13" w14:textId="6B2B8F64" w:rsidR="006203B1" w:rsidRDefault="006203B1">
      <w:pPr>
        <w:pStyle w:val="CommentText"/>
      </w:pPr>
      <w:r>
        <w:rPr>
          <w:rStyle w:val="CommentReference"/>
        </w:rPr>
        <w:annotationRef/>
      </w:r>
      <w:r>
        <w:t xml:space="preserve">In principle everything is correct up to a small subtlety. </w:t>
      </w:r>
    </w:p>
    <w:p w14:paraId="0455D07A" w14:textId="77777777" w:rsidR="006203B1" w:rsidRDefault="006203B1">
      <w:pPr>
        <w:pStyle w:val="CommentText"/>
      </w:pPr>
    </w:p>
    <w:p w14:paraId="0128DC94" w14:textId="5AB7200F" w:rsidR="006203B1" w:rsidRDefault="006203B1">
      <w:pPr>
        <w:pStyle w:val="CommentText"/>
      </w:pPr>
      <w:r>
        <w:t xml:space="preserve">As we model the system using a concentration of Cas9-sgRNA in solution, we actually take the view point of the DNA, not that of Cas9. </w:t>
      </w:r>
    </w:p>
    <w:p w14:paraId="17A2C6F3" w14:textId="77777777" w:rsidR="006203B1" w:rsidRDefault="006203B1">
      <w:pPr>
        <w:pStyle w:val="CommentText"/>
      </w:pPr>
    </w:p>
    <w:p w14:paraId="3E55C53D" w14:textId="76051378" w:rsidR="006203B1" w:rsidRDefault="006203B1">
      <w:pPr>
        <w:pStyle w:val="CommentText"/>
      </w:pPr>
      <w:r>
        <w:t>So the slightly more correct thing to say is:</w:t>
      </w:r>
    </w:p>
    <w:p w14:paraId="7B7C98F6" w14:textId="3C243A64" w:rsidR="006203B1" w:rsidRDefault="006203B1">
      <w:pPr>
        <w:pStyle w:val="CommentText"/>
      </w:pPr>
      <w:r>
        <w:t>“The first state represents an unbound DNA molecule”, rather than “The first state represents an unbound Cas9 molecule”.</w:t>
      </w:r>
    </w:p>
    <w:p w14:paraId="32BF3C00" w14:textId="77777777" w:rsidR="006203B1" w:rsidRDefault="006203B1">
      <w:pPr>
        <w:pStyle w:val="CommentText"/>
      </w:pPr>
    </w:p>
    <w:p w14:paraId="6AC14A8B" w14:textId="14559462" w:rsidR="006203B1" w:rsidRDefault="006203B1">
      <w:pPr>
        <w:pStyle w:val="CommentText"/>
      </w:pPr>
      <w:r>
        <w:t xml:space="preserve">The same holds for the other states. </w:t>
      </w:r>
    </w:p>
    <w:p w14:paraId="322A3DEE" w14:textId="77777777" w:rsidR="006203B1" w:rsidRDefault="006203B1">
      <w:pPr>
        <w:pStyle w:val="CommentText"/>
      </w:pPr>
    </w:p>
    <w:p w14:paraId="1996B47F" w14:textId="21217293" w:rsidR="006203B1" w:rsidRDefault="006203B1">
      <w:pPr>
        <w:pStyle w:val="CommentText"/>
      </w:pPr>
      <w:r>
        <w:t>This is a little bit important as it explains how we get the binding curve as a function of [Cas9-sgRNA] and not [DNA].</w:t>
      </w:r>
    </w:p>
  </w:comment>
  <w:comment w:id="41" w:author="Misha Klein" w:date="2019-06-17T18:28:00Z" w:initials="MK">
    <w:p w14:paraId="6D31CD65" w14:textId="109F434A" w:rsidR="006203B1" w:rsidRDefault="006203B1">
      <w:pPr>
        <w:pStyle w:val="CommentText"/>
      </w:pPr>
      <w:r>
        <w:rPr>
          <w:rStyle w:val="CommentReference"/>
        </w:rPr>
        <w:annotationRef/>
      </w:r>
      <w:r>
        <w:t xml:space="preserve">Ask me for image. </w:t>
      </w:r>
    </w:p>
  </w:comment>
  <w:comment w:id="45" w:author="Misha Klein" w:date="2019-06-17T18:33:00Z" w:initials="MK">
    <w:p w14:paraId="39911A51" w14:textId="77777777" w:rsidR="006203B1" w:rsidRDefault="006203B1">
      <w:pPr>
        <w:pStyle w:val="CommentText"/>
      </w:pPr>
      <w:r>
        <w:rPr>
          <w:rStyle w:val="CommentReference"/>
        </w:rPr>
        <w:annotationRef/>
      </w:r>
      <w:r>
        <w:t xml:space="preserve">be more explicit: </w:t>
      </w:r>
    </w:p>
    <w:p w14:paraId="42DE3F25" w14:textId="3ECE1659" w:rsidR="006203B1" w:rsidRDefault="006203B1">
      <w:pPr>
        <w:pStyle w:val="CommentText"/>
      </w:pPr>
      <w:r>
        <w:t xml:space="preserve">“… represent the inverse average time to transition between adjacent states”. </w:t>
      </w:r>
    </w:p>
  </w:comment>
  <w:comment w:id="54" w:author="Misha Klein" w:date="2019-06-17T18:36:00Z" w:initials="MK">
    <w:p w14:paraId="202C1EF1" w14:textId="2C82E0B1" w:rsidR="006203B1" w:rsidRDefault="006203B1">
      <w:pPr>
        <w:pStyle w:val="CommentText"/>
      </w:pPr>
      <w:r>
        <w:rPr>
          <w:rStyle w:val="CommentReference"/>
        </w:rPr>
        <w:annotationRef/>
      </w:r>
      <w:r>
        <w:t>I understand what you are aiming for, but what you wrote is simply repeating the same assumption to say the assumption  holds, no?</w:t>
      </w:r>
    </w:p>
  </w:comment>
  <w:comment w:id="55" w:author="Misha Klein" w:date="2019-06-17T18:37:00Z" w:initials="MK">
    <w:p w14:paraId="33F2AB50" w14:textId="78AAA760" w:rsidR="006203B1" w:rsidRDefault="006203B1">
      <w:pPr>
        <w:pStyle w:val="CommentText"/>
      </w:pPr>
      <w:r>
        <w:rPr>
          <w:rStyle w:val="CommentReference"/>
        </w:rPr>
        <w:annotationRef/>
      </w:r>
      <w:r>
        <w:t xml:space="preserve">Probability </w:t>
      </w:r>
    </w:p>
  </w:comment>
  <w:comment w:id="56" w:author="Misha Klein" w:date="2019-06-17T18:38:00Z" w:initials="MK">
    <w:p w14:paraId="782A87DF" w14:textId="248212A5" w:rsidR="006203B1" w:rsidRDefault="006203B1">
      <w:pPr>
        <w:pStyle w:val="CommentText"/>
      </w:pPr>
      <w:r>
        <w:rPr>
          <w:rStyle w:val="CommentReference"/>
        </w:rPr>
        <w:annotationRef/>
      </w:r>
      <w:r>
        <w:t>and</w:t>
      </w:r>
    </w:p>
  </w:comment>
  <w:comment w:id="58" w:author="Misha Klein" w:date="2019-06-17T18:38:00Z" w:initials="MK">
    <w:p w14:paraId="531431B2" w14:textId="08B33D0E" w:rsidR="006203B1" w:rsidRDefault="006203B1">
      <w:pPr>
        <w:pStyle w:val="CommentText"/>
      </w:pPr>
      <w:r>
        <w:rPr>
          <w:rStyle w:val="CommentReference"/>
        </w:rPr>
        <w:annotationRef/>
      </w:r>
      <w:r>
        <w:t xml:space="preserve">probability </w:t>
      </w:r>
    </w:p>
  </w:comment>
  <w:comment w:id="57" w:author="Misha Klein" w:date="2019-06-17T18:40:00Z" w:initials="MK">
    <w:p w14:paraId="0DB32734" w14:textId="2826BF1F" w:rsidR="006203B1" w:rsidRDefault="006203B1">
      <w:pPr>
        <w:pStyle w:val="CommentText"/>
      </w:pPr>
      <w:r>
        <w:rPr>
          <w:rStyle w:val="CommentReference"/>
        </w:rPr>
        <w:annotationRef/>
      </w:r>
      <w:r>
        <w:t xml:space="preserve">is the probability to complete the corresponding reaction sooner. </w:t>
      </w:r>
    </w:p>
  </w:comment>
  <w:comment w:id="64" w:author="Misha Klein" w:date="2019-06-17T18:41:00Z" w:initials="MK">
    <w:p w14:paraId="42898C24" w14:textId="3A62139C" w:rsidR="006203B1" w:rsidRDefault="006203B1">
      <w:pPr>
        <w:pStyle w:val="CommentText"/>
      </w:pPr>
      <w:r>
        <w:rPr>
          <w:rStyle w:val="CommentReference"/>
        </w:rPr>
        <w:annotationRef/>
      </w:r>
      <w:r>
        <w:t xml:space="preserve">Plural: “which have lost their ability” </w:t>
      </w:r>
    </w:p>
  </w:comment>
  <w:comment w:id="65" w:author="Misha Klein" w:date="2019-06-17T18:42:00Z" w:initials="MK">
    <w:p w14:paraId="0EF17B4F" w14:textId="489547A9" w:rsidR="006203B1" w:rsidRDefault="006203B1">
      <w:pPr>
        <w:pStyle w:val="CommentText"/>
      </w:pPr>
      <w:r>
        <w:rPr>
          <w:rStyle w:val="CommentReference"/>
        </w:rPr>
        <w:annotationRef/>
      </w:r>
      <w:r>
        <w:t xml:space="preserve">I would rather say we set the rate into that state equal to zero. </w:t>
      </w:r>
    </w:p>
  </w:comment>
  <w:comment w:id="67" w:author="Misha Klein" w:date="2019-06-17T18:43:00Z" w:initials="MK">
    <w:p w14:paraId="52BABD1B" w14:textId="77777777" w:rsidR="006203B1" w:rsidRDefault="006203B1">
      <w:pPr>
        <w:pStyle w:val="CommentText"/>
      </w:pPr>
      <w:r>
        <w:rPr>
          <w:rStyle w:val="CommentReference"/>
        </w:rPr>
        <w:annotationRef/>
      </w:r>
      <w:r>
        <w:t xml:space="preserve">You say it correctly! But a more simple way of putting it is to say: </w:t>
      </w:r>
    </w:p>
    <w:p w14:paraId="4B08FE76" w14:textId="77777777" w:rsidR="006203B1" w:rsidRDefault="006203B1">
      <w:pPr>
        <w:pStyle w:val="CommentText"/>
      </w:pPr>
    </w:p>
    <w:p w14:paraId="12C0E8D5" w14:textId="77777777" w:rsidR="006203B1" w:rsidRDefault="006203B1">
      <w:pPr>
        <w:pStyle w:val="CommentText"/>
      </w:pPr>
      <w:r>
        <w:t>“Boltzmann distribution given in equation 9, giving the physical equilibrium occupancy”</w:t>
      </w:r>
    </w:p>
    <w:p w14:paraId="0DB0EBCE" w14:textId="77777777" w:rsidR="006203B1" w:rsidRDefault="006203B1">
      <w:pPr>
        <w:pStyle w:val="CommentText"/>
      </w:pPr>
    </w:p>
    <w:p w14:paraId="3A2AE25B" w14:textId="5752E8B2" w:rsidR="006203B1" w:rsidRDefault="006203B1">
      <w:pPr>
        <w:pStyle w:val="CommentText"/>
      </w:pPr>
      <w:r>
        <w:t xml:space="preserve">Then you can kill this sentence. </w:t>
      </w:r>
    </w:p>
  </w:comment>
  <w:comment w:id="69" w:author="Misha Klein" w:date="2019-06-17T18:46:00Z" w:initials="MK">
    <w:p w14:paraId="505E2263" w14:textId="352A83CA" w:rsidR="006203B1" w:rsidRDefault="006203B1">
      <w:pPr>
        <w:pStyle w:val="CommentText"/>
      </w:pPr>
      <w:r>
        <w:rPr>
          <w:rStyle w:val="CommentReference"/>
        </w:rPr>
        <w:annotationRef/>
      </w:r>
      <w:r>
        <w:t xml:space="preserve">We now seek the set of forward and backward rates – thereby complete set of model parameters – that </w:t>
      </w:r>
    </w:p>
    <w:p w14:paraId="17DE1E8A" w14:textId="77777777" w:rsidR="006203B1" w:rsidRDefault="006203B1">
      <w:pPr>
        <w:pStyle w:val="CommentText"/>
      </w:pPr>
      <w:r>
        <w:t>ensures convergence to the distribution of equation (9) as t</w:t>
      </w:r>
      <w:r>
        <w:sym w:font="Wingdings" w:char="F0E0"/>
      </w:r>
      <w:r>
        <w:t>infinity. Given at equilibrium, the probability does not change over time..</w:t>
      </w:r>
    </w:p>
    <w:p w14:paraId="0877C35A" w14:textId="77777777" w:rsidR="006203B1" w:rsidRDefault="006203B1">
      <w:pPr>
        <w:pStyle w:val="CommentText"/>
      </w:pPr>
    </w:p>
    <w:p w14:paraId="758E1661" w14:textId="546BB5C3" w:rsidR="006203B1" w:rsidRDefault="006203B1">
      <w:pPr>
        <w:pStyle w:val="CommentText"/>
      </w:pPr>
      <w:r>
        <w:tab/>
        <w:t xml:space="preserve"> ENTER EQN 10  &amp; 11 </w:t>
      </w:r>
    </w:p>
    <w:p w14:paraId="0B92FED9" w14:textId="3F4656AB" w:rsidR="006203B1" w:rsidRDefault="006203B1">
      <w:pPr>
        <w:pStyle w:val="CommentText"/>
      </w:pPr>
    </w:p>
  </w:comment>
  <w:comment w:id="70" w:author="Misha Klein" w:date="2019-06-17T18:49:00Z" w:initials="MK">
    <w:p w14:paraId="623D373E" w14:textId="36F7A050" w:rsidR="006203B1" w:rsidRDefault="006203B1">
      <w:pPr>
        <w:pStyle w:val="CommentText"/>
      </w:pPr>
      <w:r>
        <w:rPr>
          <w:rStyle w:val="CommentReference"/>
        </w:rPr>
        <w:annotationRef/>
      </w:r>
      <w:r>
        <w:t xml:space="preserve">Put ‘detailed balace condition’ to indicate this is simply termininology , not ‘common English expression’. </w:t>
      </w:r>
    </w:p>
  </w:comment>
  <w:comment w:id="75" w:author="Misha Klein" w:date="2019-06-17T18:50:00Z" w:initials="MK">
    <w:p w14:paraId="2A438466" w14:textId="77777777" w:rsidR="006203B1" w:rsidRDefault="006203B1">
      <w:pPr>
        <w:pStyle w:val="CommentText"/>
      </w:pPr>
      <w:r>
        <w:rPr>
          <w:rStyle w:val="CommentReference"/>
        </w:rPr>
        <w:annotationRef/>
      </w:r>
      <w:r>
        <w:t xml:space="preserve">I would not even call this an assumption. </w:t>
      </w:r>
    </w:p>
    <w:p w14:paraId="15EBBAE0" w14:textId="77777777" w:rsidR="006203B1" w:rsidRDefault="006203B1">
      <w:pPr>
        <w:pStyle w:val="CommentText"/>
      </w:pPr>
      <w:r>
        <w:t xml:space="preserve">As you explained above: the dCas system, by defninition of the reactions/model, must equilibrate. </w:t>
      </w:r>
    </w:p>
    <w:p w14:paraId="5F302735" w14:textId="77777777" w:rsidR="006203B1" w:rsidRDefault="006203B1">
      <w:pPr>
        <w:pStyle w:val="CommentText"/>
      </w:pPr>
    </w:p>
    <w:p w14:paraId="356F0960" w14:textId="77777777" w:rsidR="006203B1" w:rsidRDefault="006203B1">
      <w:pPr>
        <w:pStyle w:val="CommentText"/>
      </w:pPr>
      <w:r>
        <w:t xml:space="preserve">Moreover, doesn’t every system either equilibrate or reach steady-state? </w:t>
      </w:r>
    </w:p>
    <w:p w14:paraId="251B4BE5" w14:textId="77777777" w:rsidR="006203B1" w:rsidRDefault="006203B1">
      <w:pPr>
        <w:pStyle w:val="CommentText"/>
      </w:pPr>
    </w:p>
    <w:p w14:paraId="09DF9E71" w14:textId="77777777" w:rsidR="006203B1" w:rsidRDefault="006203B1">
      <w:pPr>
        <w:pStyle w:val="CommentText"/>
      </w:pPr>
      <w:r>
        <w:t xml:space="preserve">Also, following Boltzmann is as much of an ‘assumption’ as ‘assuming Newton’s law’. </w:t>
      </w:r>
    </w:p>
    <w:p w14:paraId="34B89F46" w14:textId="77777777" w:rsidR="006203B1" w:rsidRDefault="006203B1">
      <w:pPr>
        <w:pStyle w:val="CommentText"/>
      </w:pPr>
    </w:p>
    <w:p w14:paraId="29C30B23" w14:textId="77777777" w:rsidR="006203B1" w:rsidRDefault="006203B1">
      <w:pPr>
        <w:pStyle w:val="CommentText"/>
      </w:pPr>
    </w:p>
    <w:p w14:paraId="740A5BE1" w14:textId="62CDF7F7" w:rsidR="006203B1" w:rsidRDefault="006203B1">
      <w:pPr>
        <w:pStyle w:val="CommentText"/>
      </w:pPr>
    </w:p>
  </w:comment>
  <w:comment w:id="76" w:author="Misha Klein" w:date="2019-06-17T18:55:00Z" w:initials="MK">
    <w:p w14:paraId="04D781E2" w14:textId="292AB1B9" w:rsidR="006203B1" w:rsidRDefault="006203B1">
      <w:pPr>
        <w:pStyle w:val="CommentText"/>
      </w:pPr>
      <w:r>
        <w:rPr>
          <w:rStyle w:val="CommentReference"/>
        </w:rPr>
        <w:annotationRef/>
      </w:r>
      <w:r>
        <w:t xml:space="preserve">When I send you the image with the reaction, you can also refer to this rate as kon , the internal rate as kf.  If you show the final rate in the image, refer to it as kcat , and mention above this has been set to zero because you are working with dCas. </w:t>
      </w:r>
    </w:p>
  </w:comment>
  <w:comment w:id="77" w:author="Misha Klein" w:date="2019-06-17T18:54:00Z" w:initials="MK">
    <w:p w14:paraId="15DFCF70" w14:textId="77777777" w:rsidR="006203B1" w:rsidRDefault="006203B1">
      <w:pPr>
        <w:pStyle w:val="CommentText"/>
      </w:pPr>
      <w:r>
        <w:rPr>
          <w:rStyle w:val="CommentReference"/>
        </w:rPr>
        <w:annotationRef/>
      </w:r>
      <w:r>
        <w:t xml:space="preserve">So this part is more of an assumption than the equilibrium. </w:t>
      </w:r>
    </w:p>
    <w:p w14:paraId="60D25A26" w14:textId="5A6C4962" w:rsidR="006203B1" w:rsidRDefault="006203B1">
      <w:pPr>
        <w:pStyle w:val="CommentText"/>
      </w:pPr>
      <w:r>
        <w:t xml:space="preserve">However, you say it absolutely correct: This is the common assumption to make. </w:t>
      </w:r>
    </w:p>
  </w:comment>
  <w:comment w:id="78" w:author="Misha Klein" w:date="2019-06-17T18:57:00Z" w:initials="MK">
    <w:p w14:paraId="49067BF6" w14:textId="77777777" w:rsidR="006203B1" w:rsidRDefault="006203B1">
      <w:pPr>
        <w:pStyle w:val="CommentText"/>
      </w:pPr>
      <w:r>
        <w:rPr>
          <w:rStyle w:val="CommentReference"/>
        </w:rPr>
        <w:annotationRef/>
      </w:r>
      <w:r>
        <w:t xml:space="preserve">This is not why we chose a single rate. </w:t>
      </w:r>
    </w:p>
    <w:p w14:paraId="41536F81" w14:textId="77777777" w:rsidR="006203B1" w:rsidRDefault="006203B1">
      <w:pPr>
        <w:pStyle w:val="CommentText"/>
      </w:pPr>
    </w:p>
    <w:p w14:paraId="70C3A8EF" w14:textId="7D147C1F" w:rsidR="006203B1" w:rsidRDefault="006203B1">
      <w:pPr>
        <w:pStyle w:val="CommentText"/>
      </w:pPr>
      <w:r>
        <w:t xml:space="preserve">The real reason is that we have no sequence dependent parameters. Therefore opening any of the 20 dsDNA pairs should be more or less the same process. </w:t>
      </w:r>
    </w:p>
  </w:comment>
  <w:comment w:id="81" w:author="Misha Klein" w:date="2019-06-17T19:00:00Z" w:initials="MK">
    <w:p w14:paraId="2F3CDB78" w14:textId="77777777" w:rsidR="006203B1" w:rsidRDefault="006203B1">
      <w:pPr>
        <w:pStyle w:val="CommentText"/>
      </w:pPr>
      <w:r>
        <w:rPr>
          <w:rStyle w:val="CommentReference"/>
        </w:rPr>
        <w:annotationRef/>
      </w:r>
      <w:r>
        <w:t xml:space="preserve">As we have such data for other Cas variants available to us. </w:t>
      </w:r>
    </w:p>
    <w:p w14:paraId="4CBC4483" w14:textId="77777777" w:rsidR="006203B1" w:rsidRDefault="006203B1">
      <w:pPr>
        <w:pStyle w:val="CommentText"/>
      </w:pPr>
    </w:p>
    <w:p w14:paraId="6D9D3F16" w14:textId="77777777" w:rsidR="006203B1" w:rsidRDefault="006203B1">
      <w:pPr>
        <w:pStyle w:val="CommentText"/>
      </w:pPr>
    </w:p>
    <w:p w14:paraId="17BF0350" w14:textId="1BEEE753" w:rsidR="006203B1" w:rsidRDefault="006203B1">
      <w:pPr>
        <w:pStyle w:val="CommentText"/>
      </w:pPr>
      <w:r>
        <w:t xml:space="preserve">(Otherwise it might not be clear to Hyun) </w:t>
      </w:r>
    </w:p>
  </w:comment>
  <w:comment w:id="85" w:author="Misha Klein" w:date="2019-06-17T19:11:00Z" w:initials="MK">
    <w:p w14:paraId="269D581F" w14:textId="287543E9" w:rsidR="006203B1" w:rsidRDefault="006203B1">
      <w:pPr>
        <w:pStyle w:val="CommentText"/>
      </w:pPr>
      <w:r>
        <w:rPr>
          <w:rStyle w:val="CommentReference"/>
        </w:rPr>
        <w:annotationRef/>
      </w:r>
      <w:r>
        <w:t xml:space="preserve">move to next section. </w:t>
      </w:r>
    </w:p>
  </w:comment>
  <w:comment w:id="86" w:author="Misha Klein" w:date="2019-06-17T19:04:00Z" w:initials="MK">
    <w:p w14:paraId="7307C851" w14:textId="77777777" w:rsidR="006203B1" w:rsidRDefault="006203B1">
      <w:pPr>
        <w:pStyle w:val="CommentText"/>
      </w:pPr>
      <w:r>
        <w:rPr>
          <w:rStyle w:val="CommentReference"/>
        </w:rPr>
        <w:annotationRef/>
      </w:r>
      <w:r>
        <w:t xml:space="preserve">I like it very much that you all ready say something here, but keep in mind it will be tough for someone to understand what “the first part of the landscape” is and why this is more easily determined. </w:t>
      </w:r>
    </w:p>
    <w:p w14:paraId="0C9CB873" w14:textId="77777777" w:rsidR="006203B1" w:rsidRDefault="006203B1">
      <w:pPr>
        <w:pStyle w:val="CommentText"/>
      </w:pPr>
    </w:p>
    <w:p w14:paraId="735CD257" w14:textId="77777777" w:rsidR="006203B1" w:rsidRDefault="006203B1">
      <w:pPr>
        <w:pStyle w:val="CommentText"/>
      </w:pPr>
    </w:p>
    <w:p w14:paraId="422E0046" w14:textId="109B0416" w:rsidR="006203B1" w:rsidRDefault="006203B1">
      <w:pPr>
        <w:pStyle w:val="CommentText"/>
      </w:pPr>
      <w:r>
        <w:t>Suggestion: See comment below. I would move this until after you mentioned the Hill Eqn etc.</w:t>
      </w:r>
    </w:p>
  </w:comment>
  <w:comment w:id="94" w:author="Misha Klein" w:date="2019-06-17T19:07:00Z" w:initials="MK">
    <w:p w14:paraId="26D885F7" w14:textId="024EC1C2" w:rsidR="006203B1" w:rsidRDefault="006203B1">
      <w:pPr>
        <w:pStyle w:val="CommentText"/>
      </w:pPr>
      <w:r>
        <w:rPr>
          <w:rStyle w:val="CommentReference"/>
        </w:rPr>
        <w:annotationRef/>
      </w:r>
      <w:r>
        <w:t>Dubbelop / komt vanzelf aan bod.</w:t>
      </w:r>
    </w:p>
  </w:comment>
  <w:comment w:id="99" w:author="Misha Klein" w:date="2019-06-17T19:08:00Z" w:initials="MK">
    <w:p w14:paraId="5C0A3D6B" w14:textId="2894CF89" w:rsidR="006203B1" w:rsidRDefault="006203B1">
      <w:pPr>
        <w:pStyle w:val="CommentText"/>
      </w:pPr>
      <w:r>
        <w:rPr>
          <w:rStyle w:val="CommentReference"/>
        </w:rPr>
        <w:annotationRef/>
      </w:r>
      <w:r>
        <w:t>I think you can call this “background fluorescence”</w:t>
      </w:r>
    </w:p>
  </w:comment>
  <w:comment w:id="101" w:author="Misha Klein" w:date="2019-06-17T19:09:00Z" w:initials="MK">
    <w:p w14:paraId="028111D6" w14:textId="0E4F2D79" w:rsidR="006203B1" w:rsidRDefault="006203B1">
      <w:pPr>
        <w:pStyle w:val="CommentText"/>
      </w:pPr>
      <w:r>
        <w:rPr>
          <w:rStyle w:val="CommentReference"/>
        </w:rPr>
        <w:annotationRef/>
      </w:r>
      <w:r>
        <w:t xml:space="preserve">103? </w:t>
      </w:r>
    </w:p>
  </w:comment>
  <w:comment w:id="104" w:author="Misha Klein" w:date="2019-06-17T19:12:00Z" w:initials="MK">
    <w:p w14:paraId="36AD85C1" w14:textId="77777777" w:rsidR="006203B1" w:rsidRDefault="006203B1">
      <w:pPr>
        <w:pStyle w:val="CommentText"/>
      </w:pPr>
      <w:r>
        <w:rPr>
          <w:rStyle w:val="CommentReference"/>
        </w:rPr>
        <w:annotationRef/>
      </w:r>
      <w:r>
        <w:t xml:space="preserve">Now mention: </w:t>
      </w:r>
    </w:p>
    <w:p w14:paraId="5668CF9E" w14:textId="77777777" w:rsidR="006203B1" w:rsidRDefault="006203B1">
      <w:pPr>
        <w:pStyle w:val="CommentText"/>
      </w:pPr>
      <w:r>
        <w:t>The experiment consist of measuring the bound fraction (Equation 13)  10 minutes after introducing dCas-sgRNA for varying dCas9 concentrations (0.1nM, …..,300nM), and extracting ABA values (Equation 15) after fitting the Hill equation (Equation 14) to the resulting binding curve.</w:t>
      </w:r>
    </w:p>
    <w:p w14:paraId="002939F5" w14:textId="77777777" w:rsidR="006203B1" w:rsidRDefault="006203B1">
      <w:pPr>
        <w:pStyle w:val="CommentText"/>
      </w:pPr>
      <w:r>
        <w:t xml:space="preserve">When fitting our model to the data, we replace Equation 13 by solving for the occupancy after 10 minutes using the Master Equation (Equation …). </w:t>
      </w:r>
    </w:p>
    <w:p w14:paraId="65648455" w14:textId="77777777" w:rsidR="006203B1" w:rsidRDefault="006203B1">
      <w:pPr>
        <w:pStyle w:val="CommentText"/>
      </w:pPr>
    </w:p>
    <w:p w14:paraId="4298EC7E" w14:textId="68BD652E" w:rsidR="006203B1" w:rsidRDefault="006203B1">
      <w:pPr>
        <w:pStyle w:val="CommentText"/>
      </w:pPr>
      <w:r>
        <w:t>As the Hill Equation is strictly only valid after equilibrium has been reached, the resulting ABA can be interpreted as the difference free-energy of a bound molecule to that in solution (at 1 nM).</w:t>
      </w:r>
    </w:p>
    <w:p w14:paraId="7FB588EB" w14:textId="3CB273C3" w:rsidR="006203B1" w:rsidRDefault="006203B1">
      <w:pPr>
        <w:pStyle w:val="CommentText"/>
      </w:pPr>
      <w:r>
        <w:t>However, for this to be true, equilibrium should be reached after 10 minutes.</w:t>
      </w:r>
    </w:p>
    <w:p w14:paraId="22E4C050" w14:textId="77777777" w:rsidR="006203B1" w:rsidRDefault="006203B1">
      <w:pPr>
        <w:pStyle w:val="CommentText"/>
      </w:pPr>
    </w:p>
    <w:p w14:paraId="250FCA3F" w14:textId="31C21DF1" w:rsidR="006203B1" w:rsidRDefault="006203B1">
      <w:pPr>
        <w:pStyle w:val="CommentText"/>
      </w:pPr>
      <w:r>
        <w:sym w:font="Wingdings" w:char="F0E0"/>
      </w:r>
      <w:r>
        <w:t xml:space="preserve"> ENTER that comment you made before </w:t>
      </w:r>
    </w:p>
    <w:p w14:paraId="303664B4" w14:textId="77777777" w:rsidR="006203B1" w:rsidRDefault="006203B1">
      <w:pPr>
        <w:pStyle w:val="CommentText"/>
      </w:pPr>
    </w:p>
    <w:p w14:paraId="7F036423" w14:textId="34EFDF2A" w:rsidR="006203B1" w:rsidRDefault="006203B1">
      <w:pPr>
        <w:pStyle w:val="CommentText"/>
      </w:pPr>
      <w:r>
        <w:sym w:font="Wingdings" w:char="F0E0"/>
      </w:r>
      <w:r>
        <w:t xml:space="preserve"> Explain that you expect that when ABA does not equal F, we might not be able to tell the entire shape of the microscopic free-energy landscape. </w:t>
      </w:r>
    </w:p>
    <w:p w14:paraId="3F1E25F5" w14:textId="77777777" w:rsidR="006203B1" w:rsidRDefault="006203B1">
      <w:pPr>
        <w:pStyle w:val="CommentText"/>
      </w:pPr>
    </w:p>
    <w:p w14:paraId="7558AE53" w14:textId="3C4F0922" w:rsidR="006203B1" w:rsidRDefault="006203B1">
      <w:pPr>
        <w:pStyle w:val="CommentText"/>
      </w:pPr>
      <w:r>
        <w:t xml:space="preserve"> </w:t>
      </w:r>
    </w:p>
    <w:p w14:paraId="238836F4" w14:textId="77777777" w:rsidR="006203B1" w:rsidRDefault="006203B1">
      <w:pPr>
        <w:pStyle w:val="CommentText"/>
      </w:pPr>
    </w:p>
    <w:p w14:paraId="35BB0275" w14:textId="66248ED4" w:rsidR="006203B1" w:rsidRDefault="006203B1">
      <w:pPr>
        <w:pStyle w:val="CommentText"/>
      </w:pPr>
    </w:p>
  </w:comment>
  <w:comment w:id="108" w:author="Misha Klein" w:date="2019-06-17T19:20:00Z" w:initials="MK">
    <w:p w14:paraId="69B70EF4" w14:textId="7866FFDA" w:rsidR="006203B1" w:rsidRDefault="006203B1">
      <w:pPr>
        <w:pStyle w:val="CommentText"/>
      </w:pPr>
      <w:r>
        <w:rPr>
          <w:rStyle w:val="CommentReference"/>
        </w:rPr>
        <w:annotationRef/>
      </w:r>
      <w:r>
        <w:t>Turn sentence around. The Hill curve is “by definition” the equilibrium occupancy.</w:t>
      </w:r>
    </w:p>
    <w:p w14:paraId="1D4197BD" w14:textId="77777777" w:rsidR="006203B1" w:rsidRDefault="006203B1">
      <w:pPr>
        <w:pStyle w:val="CommentText"/>
      </w:pPr>
    </w:p>
    <w:p w14:paraId="2272585D" w14:textId="58CBE2A3" w:rsidR="006203B1" w:rsidRDefault="006203B1">
      <w:pPr>
        <w:pStyle w:val="CommentText"/>
      </w:pPr>
      <w:r>
        <w:t xml:space="preserve">But you are doing it correctly. The words do not match the equations completely </w:t>
      </w:r>
      <w:r>
        <w:sym w:font="Wingdings" w:char="F04A"/>
      </w:r>
      <w:r>
        <w:t xml:space="preserve"> </w:t>
      </w:r>
    </w:p>
    <w:p w14:paraId="3D1B3BA4" w14:textId="77777777" w:rsidR="006203B1" w:rsidRDefault="006203B1">
      <w:pPr>
        <w:pStyle w:val="CommentText"/>
      </w:pPr>
    </w:p>
    <w:p w14:paraId="76C95988" w14:textId="36A961EC" w:rsidR="006203B1" w:rsidRDefault="006203B1">
      <w:pPr>
        <w:pStyle w:val="CommentText"/>
      </w:pPr>
      <w:r>
        <w:t xml:space="preserve">As the Boltzmann distribution (Equation …) holds when equilibrium is reached </w:t>
      </w:r>
      <w:r>
        <w:sym w:font="Wingdings" w:char="F0E0"/>
      </w:r>
      <w:r>
        <w:t xml:space="preserve"> Equation 16 is the Pbound you need to construct Hill Equation. </w:t>
      </w:r>
    </w:p>
  </w:comment>
  <w:comment w:id="110" w:author="Misha Klein" w:date="2019-06-17T19:23:00Z" w:initials="MK">
    <w:p w14:paraId="4F068B39" w14:textId="3268F1BD" w:rsidR="006203B1" w:rsidRDefault="006203B1">
      <w:pPr>
        <w:pStyle w:val="CommentText"/>
      </w:pPr>
      <w:r>
        <w:rPr>
          <w:rStyle w:val="CommentReference"/>
        </w:rPr>
        <w:annotationRef/>
      </w:r>
      <w:r>
        <w:t>Refer to above: “ as we take the binding rate from solutionto PAM to be linearly dependent on concentration, kon \propto c/c0”</w:t>
      </w:r>
    </w:p>
  </w:comment>
  <w:comment w:id="111" w:author="Misha Klein" w:date="2019-06-17T19:21:00Z" w:initials="MK">
    <w:p w14:paraId="1CE5B132" w14:textId="5B19BBA5" w:rsidR="006203B1" w:rsidRDefault="006203B1">
      <w:pPr>
        <w:pStyle w:val="CommentText"/>
      </w:pPr>
      <w:r>
        <w:rPr>
          <w:rStyle w:val="CommentReference"/>
        </w:rPr>
        <w:annotationRef/>
      </w:r>
      <w:r>
        <w:t xml:space="preserve">“raise” or “increase” </w:t>
      </w:r>
    </w:p>
  </w:comment>
  <w:comment w:id="112" w:author="Misha Klein" w:date="2019-06-17T19:22:00Z" w:initials="MK">
    <w:p w14:paraId="67CB4360" w14:textId="7BA3C442" w:rsidR="006203B1" w:rsidRDefault="006203B1">
      <w:pPr>
        <w:pStyle w:val="CommentText"/>
      </w:pPr>
      <w:r>
        <w:rPr>
          <w:rStyle w:val="CommentReference"/>
        </w:rPr>
        <w:annotationRef/>
      </w:r>
      <w:r>
        <w:t>Again, using the image I send to you, this will be kon</w:t>
      </w:r>
    </w:p>
  </w:comment>
  <w:comment w:id="117" w:author="Misha Klein" w:date="2019-06-17T19:36:00Z" w:initials="MK">
    <w:p w14:paraId="2076C3B5" w14:textId="77777777" w:rsidR="006203B1" w:rsidRDefault="006203B1">
      <w:pPr>
        <w:pStyle w:val="CommentText"/>
      </w:pPr>
      <w:r>
        <w:rPr>
          <w:rStyle w:val="CommentReference"/>
        </w:rPr>
        <w:annotationRef/>
      </w:r>
      <w:r>
        <w:t xml:space="preserve">Actually more the other way around </w:t>
      </w:r>
      <w:r>
        <w:sym w:font="Wingdings" w:char="F04A"/>
      </w:r>
      <w:r>
        <w:t xml:space="preserve"> </w:t>
      </w:r>
    </w:p>
    <w:p w14:paraId="0E3CFB42" w14:textId="77777777" w:rsidR="006203B1" w:rsidRDefault="006203B1">
      <w:pPr>
        <w:pStyle w:val="CommentText"/>
      </w:pPr>
    </w:p>
    <w:p w14:paraId="16620C7C" w14:textId="61B753FA" w:rsidR="006203B1" w:rsidRDefault="006203B1">
      <w:pPr>
        <w:pStyle w:val="CommentText"/>
      </w:pPr>
      <w:r>
        <w:t xml:space="preserve">I think the sequencing chip is very much the same, if not identical. The guide sequence was the same, so you are right that for our purpose of a sequence independent model this library was nearly the same as that of Ilya, I am not sure when it comes to exact sequence content though ;).  </w:t>
      </w:r>
    </w:p>
  </w:comment>
  <w:comment w:id="118" w:author="Misha Klein" w:date="2019-06-17T19:38:00Z" w:initials="MK">
    <w:p w14:paraId="146E871A" w14:textId="77777777" w:rsidR="006203B1" w:rsidRDefault="006203B1">
      <w:pPr>
        <w:pStyle w:val="CommentText"/>
      </w:pPr>
      <w:r>
        <w:rPr>
          <w:rStyle w:val="CommentReference"/>
        </w:rPr>
        <w:annotationRef/>
      </w:r>
      <w:r>
        <w:t xml:space="preserve">You do not use this. </w:t>
      </w:r>
    </w:p>
    <w:p w14:paraId="477EE0C6" w14:textId="77777777" w:rsidR="006203B1" w:rsidRDefault="006203B1">
      <w:pPr>
        <w:pStyle w:val="CommentText"/>
      </w:pPr>
    </w:p>
    <w:p w14:paraId="2769F776" w14:textId="4621C635" w:rsidR="006203B1" w:rsidRDefault="006203B1">
      <w:pPr>
        <w:pStyle w:val="CommentText"/>
      </w:pPr>
      <w:r>
        <w:t xml:space="preserve">Kill the sentence. </w:t>
      </w:r>
    </w:p>
  </w:comment>
  <w:comment w:id="121" w:author="Misha Klein" w:date="2019-06-17T19:41:00Z" w:initials="MK">
    <w:p w14:paraId="06EFA3F6" w14:textId="7E2417F8" w:rsidR="006203B1" w:rsidRDefault="006203B1">
      <w:pPr>
        <w:pStyle w:val="CommentText"/>
      </w:pPr>
      <w:r>
        <w:rPr>
          <w:rStyle w:val="CommentReference"/>
        </w:rPr>
        <w:annotationRef/>
      </w:r>
      <w:r>
        <w:t xml:space="preserve">Dubbelop </w:t>
      </w:r>
    </w:p>
  </w:comment>
  <w:comment w:id="124" w:author="Misha Klein" w:date="2019-06-17T19:41:00Z" w:initials="MK">
    <w:p w14:paraId="46170D31" w14:textId="6D5CA7ED" w:rsidR="006203B1" w:rsidRDefault="006203B1">
      <w:pPr>
        <w:pStyle w:val="CommentText"/>
      </w:pPr>
      <w:r>
        <w:rPr>
          <w:rStyle w:val="CommentReference"/>
        </w:rPr>
        <w:annotationRef/>
      </w:r>
      <w:r>
        <w:t xml:space="preserve">Fluoresence signals are converted into occupancies …. Equation 13. </w:t>
      </w:r>
    </w:p>
  </w:comment>
  <w:comment w:id="125" w:author="Misha Klein" w:date="2019-06-17T19:43:00Z" w:initials="MK">
    <w:p w14:paraId="4EA402A7" w14:textId="2EEC9DA1" w:rsidR="006203B1" w:rsidRDefault="006203B1">
      <w:pPr>
        <w:pStyle w:val="CommentText"/>
      </w:pPr>
      <w:r>
        <w:rPr>
          <w:rStyle w:val="CommentReference"/>
        </w:rPr>
        <w:annotationRef/>
      </w:r>
      <w:r>
        <w:t xml:space="preserve">Explain a little bit more. You can explain that the e^{kt} is about kt for small t. Either you say this in words, and refer to the equation you have above, or you add another equation here explicitly showing (at least) the first term of the Taylor Series. </w:t>
      </w:r>
    </w:p>
  </w:comment>
  <w:comment w:id="126" w:author="Misha Klein" w:date="2019-06-17T19:43:00Z" w:initials="MK">
    <w:p w14:paraId="2FAE6B0F" w14:textId="3168FE02" w:rsidR="006203B1" w:rsidRDefault="006203B1">
      <w:pPr>
        <w:pStyle w:val="CommentText"/>
      </w:pPr>
      <w:r>
        <w:rPr>
          <w:rStyle w:val="CommentReference"/>
        </w:rPr>
        <w:annotationRef/>
      </w:r>
      <w:r>
        <w:t xml:space="preserve">I would remove as we did not really look at this data here. </w:t>
      </w:r>
    </w:p>
  </w:comment>
  <w:comment w:id="127" w:author="Misha Klein" w:date="2019-06-17T19:45:00Z" w:initials="MK">
    <w:p w14:paraId="4667F790" w14:textId="078BE2B5" w:rsidR="006203B1" w:rsidRDefault="006203B1">
      <w:pPr>
        <w:pStyle w:val="CommentText"/>
      </w:pPr>
      <w:r>
        <w:rPr>
          <w:rStyle w:val="CommentReference"/>
        </w:rPr>
        <w:annotationRef/>
      </w:r>
      <w:r>
        <w:t>Again, maybe only speak of the association rates?</w:t>
      </w:r>
    </w:p>
  </w:comment>
  <w:comment w:id="128" w:author="Misha Klein" w:date="2019-06-17T19:45:00Z" w:initials="MK">
    <w:p w14:paraId="3334925E" w14:textId="23461A2B" w:rsidR="006203B1" w:rsidRDefault="006203B1">
      <w:pPr>
        <w:pStyle w:val="CommentText"/>
      </w:pPr>
      <w:r>
        <w:rPr>
          <w:rStyle w:val="CommentReference"/>
        </w:rPr>
        <w:annotationRef/>
      </w:r>
      <w:r>
        <w:t xml:space="preserve">Refer to your explanation shown above </w:t>
      </w:r>
      <w:r>
        <w:sym w:font="Wingdings" w:char="F04A"/>
      </w:r>
      <w:r>
        <w:t>.</w:t>
      </w:r>
    </w:p>
  </w:comment>
  <w:comment w:id="132" w:author="Misha Klein" w:date="2019-06-17T19:46:00Z" w:initials="MK">
    <w:p w14:paraId="3CA9D95C" w14:textId="24B20C58" w:rsidR="006203B1" w:rsidRDefault="006203B1">
      <w:pPr>
        <w:pStyle w:val="CommentText"/>
      </w:pPr>
      <w:r>
        <w:rPr>
          <w:rStyle w:val="CommentReference"/>
        </w:rPr>
        <w:annotationRef/>
      </w:r>
      <w:r>
        <w:t xml:space="preserve">Not sure if this is the reason :P. </w:t>
      </w:r>
    </w:p>
    <w:p w14:paraId="29962D4A" w14:textId="5A2F4950" w:rsidR="006203B1" w:rsidRDefault="006203B1">
      <w:pPr>
        <w:pStyle w:val="CommentText"/>
      </w:pPr>
      <w:r>
        <w:t xml:space="preserve">I would rather mention Boyle does realise this and therefore called the measured quantity an “effective association rate” </w:t>
      </w:r>
    </w:p>
  </w:comment>
  <w:comment w:id="134" w:author="Misha Klein" w:date="2019-06-17T19:48:00Z" w:initials="MK">
    <w:p w14:paraId="696EB63A" w14:textId="3885D0C3" w:rsidR="006203B1" w:rsidRDefault="006203B1">
      <w:pPr>
        <w:pStyle w:val="CommentText"/>
      </w:pPr>
      <w:r>
        <w:rPr>
          <w:rStyle w:val="CommentReference"/>
        </w:rPr>
        <w:annotationRef/>
      </w:r>
      <w:r>
        <w:t xml:space="preserve">Nice! But not needed if you decide to kill the discussion on occupancy and dissociation experiment. </w:t>
      </w:r>
    </w:p>
  </w:comment>
  <w:comment w:id="135" w:author="Misha Klein" w:date="2019-06-17T19:49:00Z" w:initials="MK">
    <w:p w14:paraId="358B1628" w14:textId="77777777" w:rsidR="006203B1" w:rsidRDefault="006203B1">
      <w:pPr>
        <w:pStyle w:val="CommentText"/>
      </w:pPr>
      <w:r>
        <w:rPr>
          <w:rStyle w:val="CommentReference"/>
        </w:rPr>
        <w:annotationRef/>
      </w:r>
      <w:r>
        <w:t xml:space="preserve">Add a mentioning of the applicability of the linear fit. </w:t>
      </w:r>
    </w:p>
    <w:p w14:paraId="33DDDBC4" w14:textId="77777777" w:rsidR="006203B1" w:rsidRDefault="006203B1">
      <w:pPr>
        <w:pStyle w:val="CommentText"/>
      </w:pPr>
    </w:p>
    <w:p w14:paraId="4958BEC1" w14:textId="0CF7F802" w:rsidR="006203B1" w:rsidRDefault="006203B1">
      <w:pPr>
        <w:pStyle w:val="CommentText"/>
      </w:pPr>
      <w:r>
        <w:t>Mention we can nevertheless mimic their calculation by using the Master Equation (REF) to determine the occupancies at 500s, 1000s and 1500s.</w:t>
      </w:r>
    </w:p>
  </w:comment>
  <w:comment w:id="138" w:author="Misha Klein" w:date="2019-06-17T19:53:00Z" w:initials="MK">
    <w:p w14:paraId="4541E01A" w14:textId="3D3C4BE4" w:rsidR="006203B1" w:rsidRDefault="006203B1">
      <w:pPr>
        <w:pStyle w:val="CommentText"/>
      </w:pPr>
      <w:r>
        <w:rPr>
          <w:rStyle w:val="CommentReference"/>
        </w:rPr>
        <w:annotationRef/>
      </w:r>
      <w:r>
        <w:t xml:space="preserve">Maybe use some notation to indicate dependence on position ? </w:t>
      </w:r>
    </w:p>
  </w:comment>
  <w:comment w:id="139" w:author="Misha Klein" w:date="2019-06-17T20:19:00Z" w:initials="MK">
    <w:p w14:paraId="5E2F26CC" w14:textId="6AA085BD" w:rsidR="006203B1" w:rsidRDefault="006203B1">
      <w:pPr>
        <w:pStyle w:val="CommentText"/>
      </w:pPr>
      <w:r>
        <w:rPr>
          <w:rStyle w:val="CommentReference"/>
        </w:rPr>
        <w:annotationRef/>
      </w:r>
      <w:r>
        <w:t xml:space="preserve">Very nice, but can be said a bit cleaner and shorter. </w:t>
      </w:r>
    </w:p>
    <w:p w14:paraId="0C7DDC51" w14:textId="77777777" w:rsidR="006203B1" w:rsidRDefault="006203B1">
      <w:pPr>
        <w:pStyle w:val="CommentText"/>
      </w:pPr>
    </w:p>
    <w:p w14:paraId="7A331327" w14:textId="77777777" w:rsidR="006203B1" w:rsidRDefault="006203B1">
      <w:pPr>
        <w:pStyle w:val="CommentText"/>
      </w:pPr>
      <w:r>
        <w:t xml:space="preserve">The statements with  “random set of parameters”  are just a tad confusing. </w:t>
      </w:r>
    </w:p>
    <w:p w14:paraId="12F33C5D" w14:textId="77777777" w:rsidR="006203B1" w:rsidRDefault="006203B1">
      <w:pPr>
        <w:pStyle w:val="CommentText"/>
      </w:pPr>
    </w:p>
    <w:p w14:paraId="4059393B" w14:textId="0B4EB62A" w:rsidR="006203B1" w:rsidRDefault="006203B1">
      <w:pPr>
        <w:pStyle w:val="CommentText"/>
      </w:pPr>
      <w:r>
        <w:t xml:space="preserve">I like the overall point you are trying to deliver, but just say you find the set of parameters that minimizes Equation 23. </w:t>
      </w:r>
    </w:p>
  </w:comment>
  <w:comment w:id="143" w:author="Misha Klein" w:date="2019-06-17T20:22:00Z" w:initials="MK">
    <w:p w14:paraId="3C5983B1" w14:textId="77777777" w:rsidR="006203B1" w:rsidRDefault="006203B1">
      <w:pPr>
        <w:pStyle w:val="CommentText"/>
      </w:pPr>
      <w:r>
        <w:rPr>
          <w:rStyle w:val="CommentReference"/>
        </w:rPr>
        <w:annotationRef/>
      </w:r>
      <w:r>
        <w:t xml:space="preserve">Aha, now I see what you were trying. As this is now in a separate section, I would prefer the “random parameter” part to only be mentioned here. </w:t>
      </w:r>
    </w:p>
    <w:p w14:paraId="045D003D" w14:textId="77777777" w:rsidR="006203B1" w:rsidRDefault="006203B1">
      <w:pPr>
        <w:pStyle w:val="CommentText"/>
      </w:pPr>
    </w:p>
    <w:p w14:paraId="65AF2A98" w14:textId="2D175862" w:rsidR="006203B1" w:rsidRDefault="006203B1">
      <w:pPr>
        <w:pStyle w:val="CommentText"/>
      </w:pPr>
      <w:r>
        <w:t xml:space="preserve">The “mimicking the experiment and minimizing chi-squared” part is good to keep above </w:t>
      </w:r>
      <w:r>
        <w:sym w:font="Wingdings" w:char="F04A"/>
      </w:r>
      <w:r>
        <w:t xml:space="preserve">. </w:t>
      </w:r>
    </w:p>
  </w:comment>
  <w:comment w:id="144" w:author="Misha Klein" w:date="2019-06-17T20:24:00Z" w:initials="MK">
    <w:p w14:paraId="73A67D51" w14:textId="205930B4" w:rsidR="006203B1" w:rsidRDefault="006203B1">
      <w:pPr>
        <w:pStyle w:val="CommentText"/>
      </w:pPr>
      <w:r>
        <w:rPr>
          <w:rStyle w:val="CommentReference"/>
        </w:rPr>
        <w:annotationRef/>
      </w:r>
      <w:r>
        <w:t>Be explicit: You see chi-squared as the free-energy</w:t>
      </w:r>
    </w:p>
  </w:comment>
  <w:comment w:id="145" w:author="Misha Klein" w:date="2019-06-17T20:25:00Z" w:initials="MK">
    <w:p w14:paraId="720C178E" w14:textId="3B8B564D" w:rsidR="006203B1" w:rsidRDefault="006203B1">
      <w:pPr>
        <w:pStyle w:val="CommentText"/>
      </w:pPr>
      <w:r>
        <w:rPr>
          <w:rStyle w:val="CommentReference"/>
        </w:rPr>
        <w:annotationRef/>
      </w:r>
      <w:r>
        <w:t xml:space="preserve">FYI: In terms of solid state physics, I think the proper ground state is one where the atoms attain a regular crystal lattice (I think this is the word), as opposed to the more amorphous structure of the too quickly cooled material. </w:t>
      </w:r>
    </w:p>
  </w:comment>
  <w:comment w:id="147" w:author="Misha Klein" w:date="2019-06-17T20:27:00Z" w:initials="MK">
    <w:p w14:paraId="75DE267E" w14:textId="7C6B03AE" w:rsidR="006203B1" w:rsidRDefault="006203B1">
      <w:pPr>
        <w:pStyle w:val="CommentText"/>
      </w:pPr>
      <w:r>
        <w:rPr>
          <w:rStyle w:val="CommentReference"/>
        </w:rPr>
        <w:annotationRef/>
      </w:r>
      <w:r>
        <w:t xml:space="preserve">Python code haha </w:t>
      </w:r>
      <w:r>
        <w:sym w:font="Wingdings" w:char="F04A"/>
      </w:r>
      <w:r>
        <w:t xml:space="preserve"> </w:t>
      </w:r>
    </w:p>
    <w:p w14:paraId="3079125D" w14:textId="77777777" w:rsidR="006203B1" w:rsidRDefault="006203B1">
      <w:pPr>
        <w:pStyle w:val="CommentText"/>
      </w:pPr>
    </w:p>
    <w:p w14:paraId="5EC1BC5B" w14:textId="4A39312B" w:rsidR="006203B1" w:rsidRDefault="006203B1">
      <w:pPr>
        <w:pStyle w:val="CommentText"/>
      </w:pPr>
      <w:r>
        <w:t>Actually might be handy for us to keep in this way</w:t>
      </w:r>
      <w:r>
        <w:sym w:font="Wingdings" w:char="F04A"/>
      </w:r>
    </w:p>
  </w:comment>
  <w:comment w:id="148" w:author="Misha Klein" w:date="2019-06-17T20:29:00Z" w:initials="MK">
    <w:p w14:paraId="576821D4" w14:textId="2D805792" w:rsidR="006203B1" w:rsidRDefault="006203B1">
      <w:pPr>
        <w:pStyle w:val="CommentText"/>
      </w:pPr>
      <w:r>
        <w:rPr>
          <w:rStyle w:val="CommentReference"/>
        </w:rPr>
        <w:annotationRef/>
      </w:r>
      <w:r>
        <w:t>If you want to say this, you should adjust the equation to properly include the case for Enew&lt;Eold, for which Paccept=1.</w:t>
      </w:r>
    </w:p>
  </w:comment>
  <w:comment w:id="151" w:author="Misha Klein" w:date="2019-06-17T20:30:00Z" w:initials="MK">
    <w:p w14:paraId="39BF9DCC" w14:textId="77777777" w:rsidR="00A773D8" w:rsidRDefault="006203B1" w:rsidP="00A773D8">
      <w:pPr>
        <w:pStyle w:val="CommentText"/>
      </w:pPr>
      <w:r>
        <w:rPr>
          <w:rStyle w:val="CommentReference"/>
        </w:rPr>
        <w:annotationRef/>
      </w:r>
      <w:r w:rsidR="00A773D8">
        <w:t xml:space="preserve">This part needs brushing up. </w:t>
      </w:r>
    </w:p>
    <w:p w14:paraId="5BA4D1ED" w14:textId="77777777" w:rsidR="00A773D8" w:rsidRDefault="00A773D8" w:rsidP="00A773D8">
      <w:pPr>
        <w:pStyle w:val="CommentText"/>
      </w:pPr>
    </w:p>
    <w:p w14:paraId="5D1647DD" w14:textId="77777777" w:rsidR="00A773D8" w:rsidRDefault="00A773D8" w:rsidP="00A773D8">
      <w:pPr>
        <w:pStyle w:val="CommentText"/>
      </w:pPr>
      <w:r>
        <w:t>The argumentation should be something like:</w:t>
      </w:r>
    </w:p>
    <w:p w14:paraId="75A0BE00" w14:textId="7452F444" w:rsidR="00A773D8" w:rsidRDefault="00A773D8" w:rsidP="00A773D8">
      <w:pPr>
        <w:pStyle w:val="CommentText"/>
        <w:numPr>
          <w:ilvl w:val="0"/>
          <w:numId w:val="22"/>
        </w:numPr>
      </w:pPr>
      <w:r>
        <w:t xml:space="preserve"> Given the complexity of the data (and model), we typically notice that not just a unique set of parameters results in a good fit to the data. In order to characterise what “wiggle room” we have for each parameters we follow the following procedure.  </w:t>
      </w:r>
    </w:p>
    <w:p w14:paraId="15DFC339" w14:textId="1A5168A7" w:rsidR="00A773D8" w:rsidRDefault="00A773D8" w:rsidP="00A773D8">
      <w:pPr>
        <w:pStyle w:val="CommentText"/>
        <w:numPr>
          <w:ilvl w:val="0"/>
          <w:numId w:val="22"/>
        </w:numPr>
      </w:pPr>
      <w:r>
        <w:t xml:space="preserve"> First, we repeat the SA algorithm several times and select the fit resulting in the lowest Chi2 amongst them. (This is more or less a way to combat freezing the system into a local optimum). </w:t>
      </w:r>
    </w:p>
    <w:p w14:paraId="1B1B7B5F" w14:textId="4D5F5EBF" w:rsidR="006203B1" w:rsidRDefault="006203B1" w:rsidP="00A773D8">
      <w:pPr>
        <w:pStyle w:val="CommentText"/>
        <w:numPr>
          <w:ilvl w:val="0"/>
          <w:numId w:val="22"/>
        </w:numPr>
      </w:pPr>
      <w:r>
        <w:t xml:space="preserve"> </w:t>
      </w:r>
      <w:r w:rsidR="00A773D8">
        <w:t xml:space="preserve">Next, we keep a subset of the resulting fits that we deem not be frozen into a local optimum. </w:t>
      </w:r>
    </w:p>
    <w:p w14:paraId="43090DB3" w14:textId="6E712290" w:rsidR="00A773D8" w:rsidRDefault="00A773D8" w:rsidP="00A773D8">
      <w:pPr>
        <w:pStyle w:val="CommentText"/>
        <w:numPr>
          <w:ilvl w:val="0"/>
          <w:numId w:val="22"/>
        </w:numPr>
      </w:pPr>
      <w:r>
        <w:t xml:space="preserve"> In principle, selection could have been done based on the x% lowest chi2. </w:t>
      </w:r>
    </w:p>
    <w:p w14:paraId="5EC2B39B" w14:textId="744509AB" w:rsidR="00A773D8" w:rsidRDefault="00A773D8" w:rsidP="00A773D8">
      <w:pPr>
        <w:pStyle w:val="CommentText"/>
        <w:numPr>
          <w:ilvl w:val="0"/>
          <w:numId w:val="22"/>
        </w:numPr>
      </w:pPr>
      <w:r>
        <w:t xml:space="preserve"> However, we actually realised that we can more or less come up with “the Carnot efficiency” or “the golden standard” for any sequence independent model </w:t>
      </w:r>
    </w:p>
    <w:p w14:paraId="256CDE81" w14:textId="7A1D71B2" w:rsidR="00A773D8" w:rsidRDefault="00A773D8" w:rsidP="00A773D8">
      <w:pPr>
        <w:pStyle w:val="CommentText"/>
        <w:numPr>
          <w:ilvl w:val="0"/>
          <w:numId w:val="22"/>
        </w:numPr>
      </w:pPr>
      <w:r>
        <w:t xml:space="preserve"> The derivation you show here is done assuming a model that is basically no more than 1 y-value per data point. Hence, this model can always exactly mimic the data. Only  thing is you used 1 value per mismatch configuration to also make this “ultimately flexible” model still sequence independent. </w:t>
      </w:r>
    </w:p>
    <w:p w14:paraId="1D4ABFCB" w14:textId="15DB7CF5" w:rsidR="00A773D8" w:rsidRDefault="00A773D8" w:rsidP="00A773D8">
      <w:pPr>
        <w:pStyle w:val="CommentText"/>
        <w:numPr>
          <w:ilvl w:val="0"/>
          <w:numId w:val="22"/>
        </w:numPr>
      </w:pPr>
      <w:r>
        <w:t xml:space="preserve"> Indeed, the particular WA shown is the ultimately flexible model that would best mimic the data. </w:t>
      </w:r>
    </w:p>
    <w:p w14:paraId="20558A90" w14:textId="578E8D5B" w:rsidR="00A773D8" w:rsidRDefault="00A773D8" w:rsidP="00A773D8">
      <w:pPr>
        <w:pStyle w:val="CommentText"/>
        <w:numPr>
          <w:ilvl w:val="0"/>
          <w:numId w:val="22"/>
        </w:numPr>
      </w:pPr>
      <w:r>
        <w:t xml:space="preserve"> We select our fits based on their similarity to this “ultimate model”, </w:t>
      </w:r>
      <w:r>
        <w:br/>
        <w:t xml:space="preserve"> </w:t>
      </w:r>
      <w:r>
        <w:sym w:font="Wingdings" w:char="F0E0"/>
      </w:r>
      <w:r>
        <w:t xml:space="preserve"> SHOW Equation for the score </w:t>
      </w:r>
      <w:r>
        <w:br/>
        <w:t xml:space="preserve">without guarantee </w:t>
      </w:r>
      <w:r w:rsidR="00772064">
        <w:t xml:space="preserve">our model can actually achieve a score of zero. Yet, selecting fits that result in the lowest x% of scores, is a way for us to see what different set of microscopic parameters result in (more or less) equally good fits.  </w:t>
      </w:r>
    </w:p>
  </w:comment>
  <w:comment w:id="157" w:author="Misha Klein" w:date="2019-06-18T10:54:00Z" w:initials="MK">
    <w:p w14:paraId="567A3E8D" w14:textId="0FF1C694" w:rsidR="00772064" w:rsidRDefault="00772064">
      <w:pPr>
        <w:pStyle w:val="CommentText"/>
      </w:pPr>
      <w:r>
        <w:rPr>
          <w:rStyle w:val="CommentReference"/>
        </w:rPr>
        <w:annotationRef/>
      </w:r>
      <w:r>
        <w:t xml:space="preserve">No need to really mention here, you just report the threshold. It is clear this is just one possible choice. </w:t>
      </w:r>
    </w:p>
  </w:comment>
  <w:comment w:id="161" w:author="Misha Klein" w:date="2019-06-17T20:33:00Z" w:initials="MK">
    <w:p w14:paraId="79531376" w14:textId="718FF82A" w:rsidR="006203B1" w:rsidRDefault="006203B1">
      <w:pPr>
        <w:pStyle w:val="CommentText"/>
      </w:pPr>
      <w:r>
        <w:rPr>
          <w:rStyle w:val="CommentReference"/>
        </w:rPr>
        <w:annotationRef/>
      </w:r>
      <w:r>
        <w:t xml:space="preserve">Not introduced yet, right? </w:t>
      </w:r>
    </w:p>
  </w:comment>
  <w:comment w:id="162" w:author="Misha Klein" w:date="2019-06-17T20:34:00Z" w:initials="MK">
    <w:p w14:paraId="579DBFDE" w14:textId="77777777" w:rsidR="006203B1" w:rsidRDefault="006203B1">
      <w:pPr>
        <w:pStyle w:val="CommentText"/>
      </w:pPr>
      <w:r>
        <w:rPr>
          <w:rStyle w:val="CommentReference"/>
        </w:rPr>
        <w:annotationRef/>
      </w:r>
      <w:r>
        <w:t xml:space="preserve">Do not worry, I will not forget you put in the time and effort. </w:t>
      </w:r>
    </w:p>
    <w:p w14:paraId="7A4140DB" w14:textId="77777777" w:rsidR="006203B1" w:rsidRDefault="006203B1">
      <w:pPr>
        <w:pStyle w:val="CommentText"/>
      </w:pPr>
    </w:p>
    <w:p w14:paraId="1EF779EF" w14:textId="0716ED19" w:rsidR="006203B1" w:rsidRDefault="006203B1">
      <w:pPr>
        <w:pStyle w:val="CommentText"/>
      </w:pPr>
      <w:r>
        <w:t xml:space="preserve">However, given you corrected for this little mistake and we did not really learn something interesting from it, I would just remove this. </w:t>
      </w:r>
    </w:p>
  </w:comment>
  <w:comment w:id="163" w:author="Misha Klein" w:date="2019-06-17T20:35:00Z" w:initials="MK">
    <w:p w14:paraId="2E4E27B5" w14:textId="17EC9CF8" w:rsidR="006203B1" w:rsidRDefault="006203B1">
      <w:pPr>
        <w:pStyle w:val="CommentText"/>
      </w:pPr>
      <w:r>
        <w:rPr>
          <w:rStyle w:val="CommentReference"/>
        </w:rPr>
        <w:annotationRef/>
      </w:r>
      <w:r>
        <w:t xml:space="preserve">Here you can refer back to the section above </w:t>
      </w:r>
    </w:p>
  </w:comment>
  <w:comment w:id="164" w:author="Misha Klein" w:date="2019-06-17T20:36:00Z" w:initials="MK">
    <w:p w14:paraId="3BB30E88" w14:textId="77777777" w:rsidR="006203B1" w:rsidRDefault="006203B1">
      <w:pPr>
        <w:pStyle w:val="CommentText"/>
      </w:pPr>
      <w:r>
        <w:rPr>
          <w:rStyle w:val="CommentReference"/>
        </w:rPr>
        <w:annotationRef/>
      </w:r>
      <w:r>
        <w:t>No need, this is a long time for any experiment haha at BN ;)</w:t>
      </w:r>
    </w:p>
    <w:p w14:paraId="24A9792F" w14:textId="77777777" w:rsidR="006203B1" w:rsidRDefault="006203B1">
      <w:pPr>
        <w:pStyle w:val="CommentText"/>
      </w:pPr>
    </w:p>
    <w:p w14:paraId="65690048" w14:textId="06255804" w:rsidR="006203B1" w:rsidRDefault="006203B1">
      <w:pPr>
        <w:pStyle w:val="CommentText"/>
      </w:pPr>
      <w:r>
        <w:t xml:space="preserve">I think for them the 14 hours sounds as a long time as well </w:t>
      </w:r>
      <w:r>
        <w:sym w:font="Wingdings" w:char="F04A"/>
      </w:r>
      <w:r>
        <w:t xml:space="preserve">  </w:t>
      </w:r>
    </w:p>
    <w:p w14:paraId="6AC894DF" w14:textId="083CAFFD" w:rsidR="006203B1" w:rsidRDefault="006203B1">
      <w:pPr>
        <w:pStyle w:val="CommentText"/>
      </w:pPr>
    </w:p>
  </w:comment>
  <w:comment w:id="165" w:author="Misha Klein" w:date="2019-06-17T20:37:00Z" w:initials="MK">
    <w:p w14:paraId="4BF97811" w14:textId="79F097B0" w:rsidR="006203B1" w:rsidRDefault="006203B1">
      <w:pPr>
        <w:pStyle w:val="CommentText"/>
      </w:pPr>
      <w:r>
        <w:rPr>
          <w:rStyle w:val="CommentReference"/>
        </w:rPr>
        <w:annotationRef/>
      </w:r>
      <w:r>
        <w:t xml:space="preserve">Here I would say it is fair for you to add something like “despite extensive efforts” </w:t>
      </w:r>
      <w:r>
        <w:sym w:font="Wingdings" w:char="F04A"/>
      </w:r>
      <w:r>
        <w:t xml:space="preserve"> </w:t>
      </w:r>
    </w:p>
    <w:p w14:paraId="16042855" w14:textId="77777777" w:rsidR="006203B1" w:rsidRDefault="006203B1">
      <w:pPr>
        <w:pStyle w:val="CommentText"/>
      </w:pPr>
    </w:p>
    <w:p w14:paraId="6F2DCE4F" w14:textId="3C80031C" w:rsidR="006203B1" w:rsidRDefault="006203B1">
      <w:pPr>
        <w:pStyle w:val="CommentText"/>
      </w:pPr>
    </w:p>
  </w:comment>
  <w:comment w:id="166" w:author="Misha Klein" w:date="2019-06-17T20:38:00Z" w:initials="MK">
    <w:p w14:paraId="1DF83FDD" w14:textId="1C7D4B2E" w:rsidR="006203B1" w:rsidRDefault="006203B1">
      <w:pPr>
        <w:pStyle w:val="CommentText"/>
      </w:pPr>
      <w:r>
        <w:rPr>
          <w:rStyle w:val="CommentReference"/>
        </w:rPr>
        <w:annotationRef/>
      </w:r>
      <w:r>
        <w:t xml:space="preserve">The correct Kd </w:t>
      </w:r>
    </w:p>
  </w:comment>
  <w:comment w:id="167" w:author="Misha Klein" w:date="2019-06-17T20:38:00Z" w:initials="MK">
    <w:p w14:paraId="25596F9B" w14:textId="77777777" w:rsidR="006203B1" w:rsidRDefault="006203B1">
      <w:pPr>
        <w:pStyle w:val="CommentText"/>
      </w:pPr>
      <w:r>
        <w:rPr>
          <w:rStyle w:val="CommentReference"/>
        </w:rPr>
        <w:annotationRef/>
      </w:r>
      <w:r>
        <w:t xml:space="preserve">Refer to equation above. </w:t>
      </w:r>
    </w:p>
    <w:p w14:paraId="061CE3A1" w14:textId="77777777" w:rsidR="006203B1" w:rsidRDefault="006203B1">
      <w:pPr>
        <w:pStyle w:val="CommentText"/>
      </w:pPr>
      <w:r>
        <w:t>Then rewrite this one as:</w:t>
      </w:r>
    </w:p>
    <w:p w14:paraId="6DADC5F1" w14:textId="77777777" w:rsidR="006203B1" w:rsidRDefault="006203B1">
      <w:pPr>
        <w:pStyle w:val="CommentText"/>
      </w:pPr>
    </w:p>
    <w:p w14:paraId="37F051EF" w14:textId="613CAB27" w:rsidR="006203B1" w:rsidRDefault="006203B1">
      <w:pPr>
        <w:pStyle w:val="CommentText"/>
      </w:pPr>
      <w:r>
        <w:t>“ABA approximately equal to F , which is equal to –log()”</w:t>
      </w:r>
    </w:p>
  </w:comment>
  <w:comment w:id="170" w:author="Misha Klein" w:date="2019-06-17T20:40:00Z" w:initials="MK">
    <w:p w14:paraId="1E332A16" w14:textId="018F44FD" w:rsidR="006203B1" w:rsidRPr="00E24AFF" w:rsidRDefault="006203B1" w:rsidP="00E24AFF">
      <w:pPr>
        <w:pStyle w:val="CommentText"/>
        <w:numPr>
          <w:ilvl w:val="0"/>
          <w:numId w:val="20"/>
        </w:numPr>
        <w:rPr>
          <w:b/>
        </w:rPr>
      </w:pPr>
      <w:r>
        <w:rPr>
          <w:rStyle w:val="CommentReference"/>
        </w:rPr>
        <w:annotationRef/>
      </w:r>
      <w:r>
        <w:rPr>
          <w:b/>
        </w:rPr>
        <w:t xml:space="preserve"> Ask me for the landscape Stijn got. You can maybe use that image as the “standard”.</w:t>
      </w:r>
    </w:p>
    <w:p w14:paraId="26A7F436" w14:textId="77777777" w:rsidR="006203B1" w:rsidRDefault="006203B1">
      <w:pPr>
        <w:pStyle w:val="CommentText"/>
      </w:pPr>
    </w:p>
    <w:p w14:paraId="14507265" w14:textId="77777777" w:rsidR="006203B1" w:rsidRDefault="006203B1">
      <w:pPr>
        <w:pStyle w:val="CommentText"/>
      </w:pPr>
    </w:p>
    <w:p w14:paraId="48C77A39" w14:textId="2BE260CA" w:rsidR="006203B1" w:rsidRDefault="006203B1">
      <w:pPr>
        <w:pStyle w:val="CommentText"/>
      </w:pPr>
      <w:r>
        <w:t xml:space="preserve">OK, now I see why you mention the little mistake with the epsilon_I. </w:t>
      </w:r>
    </w:p>
    <w:p w14:paraId="0A78CB57" w14:textId="77777777" w:rsidR="006203B1" w:rsidRDefault="006203B1">
      <w:pPr>
        <w:pStyle w:val="CommentText"/>
      </w:pPr>
    </w:p>
    <w:p w14:paraId="3BE7B570" w14:textId="29CFD8C2" w:rsidR="006203B1" w:rsidRDefault="006203B1">
      <w:pPr>
        <w:pStyle w:val="CommentText"/>
      </w:pPr>
      <w:r>
        <w:t xml:space="preserve">I think it is fine to simply show this graph, mention it is not there just yet. Then it leads into the 60 hours part. Exactly why it did not work is not as important as that it took too long anyways. </w:t>
      </w:r>
    </w:p>
    <w:p w14:paraId="01704D58" w14:textId="77777777" w:rsidR="006203B1" w:rsidRDefault="006203B1">
      <w:pPr>
        <w:pStyle w:val="CommentText"/>
      </w:pPr>
    </w:p>
    <w:p w14:paraId="532D7CCF" w14:textId="4328707D" w:rsidR="006203B1" w:rsidRDefault="006203B1">
      <w:pPr>
        <w:pStyle w:val="CommentText"/>
      </w:pPr>
    </w:p>
  </w:comment>
  <w:comment w:id="175" w:author="Misha Klein" w:date="2019-06-18T10:56:00Z" w:initials="MK">
    <w:p w14:paraId="58F47E08" w14:textId="7F29C04B" w:rsidR="00772064" w:rsidRDefault="00772064">
      <w:pPr>
        <w:pStyle w:val="CommentText"/>
      </w:pPr>
      <w:r>
        <w:rPr>
          <w:rStyle w:val="CommentReference"/>
        </w:rPr>
        <w:annotationRef/>
      </w:r>
      <w:r>
        <w:t xml:space="preserve">“… requires us to build the Master Equation (or rate matrix, Equation X) less frequently, making the evaluation of ABA, thereby the entire SA algorithm, faster.”   </w:t>
      </w:r>
    </w:p>
  </w:comment>
  <w:comment w:id="180" w:author="Misha Klein" w:date="2019-06-18T11:02:00Z" w:initials="MK">
    <w:p w14:paraId="376C9AF6" w14:textId="0E91BD4B" w:rsidR="00301927" w:rsidRDefault="00301927">
      <w:pPr>
        <w:pStyle w:val="CommentText"/>
      </w:pPr>
      <w:r>
        <w:rPr>
          <w:rStyle w:val="CommentReference"/>
        </w:rPr>
        <w:annotationRef/>
      </w:r>
      <w:r>
        <w:t>dubbelop</w:t>
      </w:r>
    </w:p>
  </w:comment>
  <w:comment w:id="188" w:author="Misha Klein" w:date="2019-06-17T20:53:00Z" w:initials="MK">
    <w:p w14:paraId="4A69FD7C" w14:textId="04F213E2" w:rsidR="006203B1" w:rsidRDefault="006203B1">
      <w:pPr>
        <w:pStyle w:val="CommentText"/>
      </w:pPr>
      <w:r>
        <w:rPr>
          <w:rStyle w:val="CommentReference"/>
        </w:rPr>
        <w:annotationRef/>
      </w:r>
      <w:r>
        <w:t xml:space="preserve">General comment: I would call “the strands” , “target DNA sequences” </w:t>
      </w:r>
    </w:p>
  </w:comment>
  <w:comment w:id="199" w:author="Misha Klein" w:date="2019-06-17T20:54:00Z" w:initials="MK">
    <w:p w14:paraId="0C2F77C4" w14:textId="77777777" w:rsidR="006203B1" w:rsidRDefault="006203B1">
      <w:pPr>
        <w:pStyle w:val="CommentText"/>
      </w:pPr>
      <w:r>
        <w:rPr>
          <w:rStyle w:val="CommentReference"/>
        </w:rPr>
        <w:annotationRef/>
      </w:r>
      <w:r>
        <w:t xml:space="preserve">Dubbelop.  </w:t>
      </w:r>
    </w:p>
    <w:p w14:paraId="1D1E1F2E" w14:textId="77777777" w:rsidR="006203B1" w:rsidRDefault="006203B1">
      <w:pPr>
        <w:pStyle w:val="CommentText"/>
      </w:pPr>
    </w:p>
    <w:p w14:paraId="152849FF" w14:textId="028BBE85" w:rsidR="006203B1" w:rsidRDefault="006203B1">
      <w:pPr>
        <w:pStyle w:val="CommentText"/>
      </w:pPr>
      <w:r>
        <w:t xml:space="preserve">You said this nicely above. No need to say this again. </w:t>
      </w:r>
    </w:p>
    <w:p w14:paraId="0339FA02" w14:textId="77777777" w:rsidR="0072580E" w:rsidRDefault="0072580E">
      <w:pPr>
        <w:pStyle w:val="CommentText"/>
      </w:pPr>
    </w:p>
    <w:p w14:paraId="6238CD55" w14:textId="77777777" w:rsidR="0072580E" w:rsidRDefault="0072580E">
      <w:pPr>
        <w:pStyle w:val="CommentText"/>
      </w:pPr>
    </w:p>
    <w:p w14:paraId="382A0EF9" w14:textId="05E9D29D" w:rsidR="0072580E" w:rsidRDefault="0072580E">
      <w:pPr>
        <w:pStyle w:val="CommentText"/>
      </w:pPr>
      <w:r>
        <w:t xml:space="preserve">Or omit the equation in the bullet points above and refer to this section for details. Above you would then only write we can determine the ABA values </w:t>
      </w:r>
      <w:r>
        <w:t>analytically</w:t>
      </w:r>
      <w:r>
        <w:t xml:space="preserve"> if the system is equilibrated, allowing us to bypass the time expensive numerical procedure all together. </w:t>
      </w:r>
    </w:p>
  </w:comment>
  <w:comment w:id="211" w:author="Misha Klein" w:date="2019-06-18T11:09:00Z" w:initials="MK">
    <w:p w14:paraId="764192E5" w14:textId="0CC43570" w:rsidR="0072580E" w:rsidRDefault="0072580E">
      <w:pPr>
        <w:pStyle w:val="CommentText"/>
      </w:pPr>
      <w:r>
        <w:rPr>
          <w:rStyle w:val="CommentReference"/>
        </w:rPr>
        <w:annotationRef/>
      </w:r>
      <w:r>
        <w:t xml:space="preserve">This should be mentioned above when you introduce the concept. </w:t>
      </w:r>
    </w:p>
    <w:p w14:paraId="1CA8A4BA" w14:textId="77777777" w:rsidR="0072580E" w:rsidRDefault="0072580E">
      <w:pPr>
        <w:pStyle w:val="CommentText"/>
      </w:pPr>
    </w:p>
    <w:p w14:paraId="5E42B033" w14:textId="77777777" w:rsidR="0072580E" w:rsidRDefault="0072580E">
      <w:pPr>
        <w:pStyle w:val="CommentText"/>
      </w:pPr>
    </w:p>
  </w:comment>
  <w:comment w:id="213" w:author="Misha Klein" w:date="2019-06-17T20:58:00Z" w:initials="MK">
    <w:p w14:paraId="3E428D14" w14:textId="22E3C2AA" w:rsidR="006203B1" w:rsidRDefault="006203B1">
      <w:pPr>
        <w:pStyle w:val="CommentText"/>
      </w:pPr>
      <w:r>
        <w:rPr>
          <w:rStyle w:val="CommentReference"/>
        </w:rPr>
        <w:annotationRef/>
      </w:r>
      <w:r>
        <w:t xml:space="preserve">Is one for equilibrium and one for full Master Equation calculation? </w:t>
      </w:r>
    </w:p>
    <w:p w14:paraId="5980E42C" w14:textId="77777777" w:rsidR="006203B1" w:rsidRDefault="006203B1">
      <w:pPr>
        <w:pStyle w:val="CommentText"/>
      </w:pPr>
    </w:p>
    <w:p w14:paraId="40BE4560" w14:textId="77777777" w:rsidR="006203B1" w:rsidRDefault="006203B1">
      <w:pPr>
        <w:pStyle w:val="CommentText"/>
      </w:pPr>
    </w:p>
    <w:p w14:paraId="5E784219" w14:textId="20591EA0" w:rsidR="006203B1" w:rsidRDefault="006203B1">
      <w:pPr>
        <w:pStyle w:val="CommentText"/>
      </w:pPr>
      <w:r>
        <w:t xml:space="preserve">Also, maybe just switch to showing just the best fit? </w:t>
      </w:r>
    </w:p>
  </w:comment>
  <w:comment w:id="218" w:author="Misha Klein" w:date="2019-06-17T20:59:00Z" w:initials="MK">
    <w:p w14:paraId="3188441F" w14:textId="65A96850" w:rsidR="006203B1" w:rsidRDefault="006203B1">
      <w:pPr>
        <w:pStyle w:val="CommentText"/>
      </w:pPr>
      <w:r>
        <w:rPr>
          <w:rStyle w:val="CommentReference"/>
        </w:rPr>
        <w:annotationRef/>
      </w:r>
      <w:r>
        <w:t xml:space="preserve">Be a bit more explicit. </w:t>
      </w:r>
    </w:p>
  </w:comment>
  <w:comment w:id="219" w:author="Misha Klein" w:date="2019-06-17T21:00:00Z" w:initials="MK">
    <w:p w14:paraId="575A3F22" w14:textId="3C6A0728" w:rsidR="006203B1" w:rsidRDefault="006203B1">
      <w:pPr>
        <w:pStyle w:val="CommentText"/>
      </w:pPr>
      <w:r>
        <w:rPr>
          <w:rStyle w:val="CommentReference"/>
        </w:rPr>
        <w:annotationRef/>
      </w:r>
      <w:r>
        <w:t xml:space="preserve">This is why you should be more explicit. What is the “seed”? </w:t>
      </w:r>
    </w:p>
  </w:comment>
  <w:comment w:id="220" w:author="Misha Klein" w:date="2019-06-17T21:01:00Z" w:initials="MK">
    <w:p w14:paraId="013FA37E" w14:textId="2ABF52C1" w:rsidR="006203B1" w:rsidRDefault="006203B1">
      <w:pPr>
        <w:pStyle w:val="CommentText"/>
      </w:pPr>
      <w:r>
        <w:rPr>
          <w:rStyle w:val="CommentReference"/>
        </w:rPr>
        <w:annotationRef/>
      </w:r>
      <w:r>
        <w:t>The effective barrier compared to the solution sate</w:t>
      </w:r>
    </w:p>
  </w:comment>
  <w:comment w:id="221" w:author="Misha Klein" w:date="2019-06-17T21:02:00Z" w:initials="MK">
    <w:p w14:paraId="2C0D8473" w14:textId="77777777" w:rsidR="006203B1" w:rsidRDefault="006203B1">
      <w:pPr>
        <w:pStyle w:val="CommentText"/>
      </w:pPr>
      <w:r>
        <w:rPr>
          <w:rStyle w:val="CommentReference"/>
        </w:rPr>
        <w:annotationRef/>
      </w:r>
      <w:r>
        <w:t>Hints (just to explain why you still used test that follows).</w:t>
      </w:r>
    </w:p>
    <w:p w14:paraId="75BA2CAD" w14:textId="77777777" w:rsidR="006203B1" w:rsidRDefault="006203B1">
      <w:pPr>
        <w:pStyle w:val="CommentText"/>
      </w:pPr>
    </w:p>
    <w:p w14:paraId="38710423" w14:textId="77777777" w:rsidR="006203B1" w:rsidRDefault="006203B1">
      <w:pPr>
        <w:pStyle w:val="CommentText"/>
      </w:pPr>
      <w:r>
        <w:t xml:space="preserve">Also, the simple fact you get a different landscape would be the first hint, right ? </w:t>
      </w:r>
    </w:p>
    <w:p w14:paraId="7049A7FC" w14:textId="5E8D22E4" w:rsidR="006203B1" w:rsidRDefault="006203B1">
      <w:pPr>
        <w:pStyle w:val="CommentText"/>
      </w:pPr>
      <w:r>
        <w:t xml:space="preserve">(Obviously, no proof, but a hint still) </w:t>
      </w:r>
    </w:p>
  </w:comment>
  <w:comment w:id="222" w:author="Misha Klein" w:date="2019-06-17T21:04:00Z" w:initials="MK">
    <w:p w14:paraId="19265BDD" w14:textId="77777777" w:rsidR="006203B1" w:rsidRDefault="006203B1">
      <w:pPr>
        <w:pStyle w:val="CommentText"/>
      </w:pPr>
      <w:r>
        <w:rPr>
          <w:rStyle w:val="CommentReference"/>
        </w:rPr>
        <w:annotationRef/>
      </w:r>
      <w:r>
        <w:t xml:space="preserve">mention which of the fits. </w:t>
      </w:r>
    </w:p>
    <w:p w14:paraId="4193B74D" w14:textId="77777777" w:rsidR="006203B1" w:rsidRDefault="006203B1">
      <w:pPr>
        <w:pStyle w:val="CommentText"/>
      </w:pPr>
    </w:p>
    <w:p w14:paraId="02AEE6B4" w14:textId="27217868" w:rsidR="006203B1" w:rsidRDefault="006203B1">
      <w:pPr>
        <w:pStyle w:val="CommentText"/>
      </w:pPr>
      <w:r>
        <w:t>(Offcourse, if you understand it 100% you will get one of them would be a bit trivial, but you cannot assume the reader is 100% up to speed).</w:t>
      </w:r>
    </w:p>
  </w:comment>
  <w:comment w:id="224" w:author="Misha Klein" w:date="2019-06-17T21:06:00Z" w:initials="MK">
    <w:p w14:paraId="4995A04E" w14:textId="58BFED1A" w:rsidR="006203B1" w:rsidRDefault="006203B1">
      <w:pPr>
        <w:pStyle w:val="CommentText"/>
      </w:pPr>
      <w:r>
        <w:rPr>
          <w:rStyle w:val="CommentReference"/>
        </w:rPr>
        <w:annotationRef/>
      </w:r>
      <w:r>
        <w:t>PAM distal</w:t>
      </w:r>
    </w:p>
  </w:comment>
  <w:comment w:id="225" w:author="Misha Klein" w:date="2019-06-17T21:06:00Z" w:initials="MK">
    <w:p w14:paraId="0791E818" w14:textId="77777777" w:rsidR="00FE7888" w:rsidRDefault="006203B1">
      <w:pPr>
        <w:pStyle w:val="CommentText"/>
      </w:pPr>
      <w:r>
        <w:rPr>
          <w:rStyle w:val="CommentReference"/>
        </w:rPr>
        <w:annotationRef/>
      </w:r>
      <w:r w:rsidR="00FE7888">
        <w:t xml:space="preserve">Very </w:t>
      </w:r>
      <w:r>
        <w:t>Nice</w:t>
      </w:r>
      <w:r w:rsidR="00FE7888">
        <w:t xml:space="preserve"> </w:t>
      </w:r>
      <w:r w:rsidR="00FE7888">
        <w:sym w:font="Wingdings" w:char="F04A"/>
      </w:r>
    </w:p>
    <w:p w14:paraId="1CAC1903" w14:textId="77777777" w:rsidR="00FE7888" w:rsidRDefault="00FE7888">
      <w:pPr>
        <w:pStyle w:val="CommentText"/>
      </w:pPr>
    </w:p>
    <w:p w14:paraId="76378FA4" w14:textId="03819134" w:rsidR="006203B1" w:rsidRDefault="006203B1">
      <w:pPr>
        <w:pStyle w:val="CommentText"/>
      </w:pPr>
      <w:r>
        <w:t xml:space="preserve">, but also here try to be even more explicit. </w:t>
      </w:r>
    </w:p>
    <w:p w14:paraId="4C8E8E59" w14:textId="77777777" w:rsidR="006203B1" w:rsidRDefault="006203B1">
      <w:pPr>
        <w:pStyle w:val="CommentText"/>
      </w:pPr>
    </w:p>
    <w:p w14:paraId="671980B3" w14:textId="4C24CE05" w:rsidR="006203B1" w:rsidRDefault="006203B1">
      <w:pPr>
        <w:pStyle w:val="CommentText"/>
      </w:pPr>
      <w:r>
        <w:t xml:space="preserve">I think it would be helpful to maybe have a figure showing example free-energy landscapes. This will help to explain this point in less vague terms. </w:t>
      </w:r>
    </w:p>
    <w:p w14:paraId="14C60D00" w14:textId="77777777" w:rsidR="006203B1" w:rsidRDefault="006203B1">
      <w:pPr>
        <w:pStyle w:val="CommentText"/>
      </w:pPr>
    </w:p>
    <w:p w14:paraId="2FCAB3DD" w14:textId="77777777" w:rsidR="006203B1" w:rsidRDefault="006203B1">
      <w:pPr>
        <w:pStyle w:val="CommentText"/>
      </w:pPr>
    </w:p>
    <w:p w14:paraId="75E43822" w14:textId="44CE0165" w:rsidR="006203B1" w:rsidRDefault="006203B1">
      <w:pPr>
        <w:pStyle w:val="CommentText"/>
      </w:pPr>
      <w:r>
        <w:t xml:space="preserve">Do not worry, if you do not… this might come up during the defence </w:t>
      </w:r>
      <w:r>
        <w:sym w:font="Wingdings" w:char="F04A"/>
      </w:r>
      <w:r>
        <w:t xml:space="preserve"> and you will be asked to do such on the spot. </w:t>
      </w:r>
    </w:p>
  </w:comment>
  <w:comment w:id="226" w:author="Misha Klein" w:date="2019-06-18T11:12:00Z" w:initials="MK">
    <w:p w14:paraId="43F4E46C" w14:textId="12EBC13F" w:rsidR="009972E3" w:rsidRDefault="009972E3">
      <w:pPr>
        <w:pStyle w:val="CommentText"/>
      </w:pPr>
      <w:r>
        <w:rPr>
          <w:rStyle w:val="CommentReference"/>
        </w:rPr>
        <w:annotationRef/>
      </w:r>
      <w:r>
        <w:t>You do not observe this, but what you try to say is:</w:t>
      </w:r>
    </w:p>
    <w:p w14:paraId="5B9F8CDC" w14:textId="77777777" w:rsidR="009972E3" w:rsidRDefault="009972E3">
      <w:pPr>
        <w:pStyle w:val="CommentText"/>
      </w:pPr>
    </w:p>
    <w:p w14:paraId="4FBFA75B" w14:textId="7DD522BF" w:rsidR="009972E3" w:rsidRDefault="009972E3">
      <w:pPr>
        <w:pStyle w:val="CommentText"/>
      </w:pPr>
      <w:r>
        <w:t xml:space="preserve">From these high barriers we deduce that the kinetic model gives the same results only after increasing the rates accordingly. </w:t>
      </w:r>
    </w:p>
  </w:comment>
  <w:comment w:id="230" w:author="Misha Klein" w:date="2019-06-18T11:15:00Z" w:initials="MK">
    <w:p w14:paraId="2C07B915" w14:textId="173C5E44" w:rsidR="009972E3" w:rsidRDefault="009972E3">
      <w:pPr>
        <w:pStyle w:val="CommentText"/>
      </w:pPr>
      <w:r>
        <w:rPr>
          <w:rStyle w:val="CommentReference"/>
        </w:rPr>
        <w:annotationRef/>
      </w:r>
      <w:r>
        <w:t>General comment: “resulting in the fact that” is a bit Dutch</w:t>
      </w:r>
    </w:p>
    <w:p w14:paraId="77E13F0A" w14:textId="10D9B319" w:rsidR="009972E3" w:rsidRDefault="009972E3">
      <w:pPr>
        <w:pStyle w:val="CommentText"/>
      </w:pPr>
      <w:r>
        <w:t xml:space="preserve">I would simply say this as: “resulting in” </w:t>
      </w:r>
    </w:p>
  </w:comment>
  <w:comment w:id="233" w:author="Misha Klein" w:date="2019-06-17T21:15:00Z" w:initials="MK">
    <w:p w14:paraId="40D44050" w14:textId="2ADF811D" w:rsidR="006203B1" w:rsidRDefault="006203B1">
      <w:pPr>
        <w:pStyle w:val="CommentText"/>
      </w:pPr>
      <w:r>
        <w:rPr>
          <w:rStyle w:val="CommentReference"/>
        </w:rPr>
        <w:annotationRef/>
      </w:r>
      <w:r>
        <w:t>Extend the guide-target hybrid that far yet</w:t>
      </w:r>
    </w:p>
  </w:comment>
  <w:comment w:id="234" w:author="Misha Klein" w:date="2019-06-18T11:16:00Z" w:initials="MK">
    <w:p w14:paraId="0AB88194" w14:textId="6FC82930" w:rsidR="009972E3" w:rsidRDefault="009972E3">
      <w:pPr>
        <w:pStyle w:val="CommentText"/>
      </w:pPr>
      <w:r>
        <w:rPr>
          <w:rStyle w:val="CommentReference"/>
        </w:rPr>
        <w:annotationRef/>
      </w:r>
      <w:r>
        <w:t xml:space="preserve">Effective barriers? </w:t>
      </w:r>
    </w:p>
  </w:comment>
  <w:comment w:id="250" w:author="Misha Klein" w:date="2019-06-17T21:18:00Z" w:initials="MK">
    <w:p w14:paraId="2AE09F11" w14:textId="0EA5F98F" w:rsidR="006203B1" w:rsidRDefault="006203B1">
      <w:pPr>
        <w:pStyle w:val="CommentText"/>
      </w:pPr>
      <w:r>
        <w:rPr>
          <w:rStyle w:val="CommentReference"/>
        </w:rPr>
        <w:annotationRef/>
      </w:r>
      <w:r>
        <w:t xml:space="preserve">This is how Behrouz says it, but say it such that Hyun also gets it ;) </w:t>
      </w:r>
    </w:p>
  </w:comment>
  <w:comment w:id="251" w:author="Misha Klein" w:date="2019-06-17T21:21:00Z" w:initials="MK">
    <w:p w14:paraId="4A578A7C" w14:textId="11BE4B39" w:rsidR="006203B1" w:rsidRDefault="006203B1">
      <w:pPr>
        <w:pStyle w:val="CommentText"/>
      </w:pPr>
      <w:r>
        <w:rPr>
          <w:rStyle w:val="CommentReference"/>
        </w:rPr>
        <w:annotationRef/>
      </w:r>
      <w:r>
        <w:t xml:space="preserve">Let us check if this is not just because we are not yet showing the WA of the data </w:t>
      </w:r>
      <w:r>
        <w:sym w:font="Wingdings" w:char="F04A"/>
      </w:r>
      <w:r>
        <w:t xml:space="preserve"> (I think this graph still shows the median)</w:t>
      </w:r>
    </w:p>
  </w:comment>
  <w:comment w:id="253" w:author="Misha Klein" w:date="2019-06-17T21:22:00Z" w:initials="MK">
    <w:p w14:paraId="17643E4B" w14:textId="00078E75" w:rsidR="006203B1" w:rsidRDefault="006203B1">
      <w:pPr>
        <w:pStyle w:val="CommentText"/>
      </w:pPr>
      <w:r>
        <w:rPr>
          <w:rStyle w:val="CommentReference"/>
        </w:rPr>
        <w:annotationRef/>
      </w:r>
      <w:r>
        <w:t>ABA values for off-targets with block mismatches</w:t>
      </w:r>
    </w:p>
  </w:comment>
  <w:comment w:id="254" w:author="Misha Klein" w:date="2019-06-17T21:23:00Z" w:initials="MK">
    <w:p w14:paraId="62942681" w14:textId="77777777" w:rsidR="006203B1" w:rsidRDefault="006203B1">
      <w:pPr>
        <w:pStyle w:val="CommentText"/>
      </w:pPr>
      <w:r>
        <w:rPr>
          <w:rStyle w:val="CommentReference"/>
        </w:rPr>
        <w:annotationRef/>
      </w:r>
      <w:r>
        <w:t xml:space="preserve">Again… please explain… </w:t>
      </w:r>
    </w:p>
    <w:p w14:paraId="5F4B3D32" w14:textId="77777777" w:rsidR="006203B1" w:rsidRDefault="006203B1">
      <w:pPr>
        <w:pStyle w:val="CommentText"/>
      </w:pPr>
    </w:p>
    <w:p w14:paraId="68846DB0" w14:textId="77777777" w:rsidR="006203B1" w:rsidRDefault="006203B1">
      <w:pPr>
        <w:pStyle w:val="CommentText"/>
      </w:pPr>
    </w:p>
    <w:p w14:paraId="3B70F70B" w14:textId="77777777" w:rsidR="006203B1" w:rsidRDefault="006203B1">
      <w:pPr>
        <w:pStyle w:val="CommentText"/>
      </w:pPr>
    </w:p>
    <w:p w14:paraId="77F864FF" w14:textId="77777777" w:rsidR="006203B1" w:rsidRDefault="006203B1">
      <w:pPr>
        <w:pStyle w:val="CommentText"/>
      </w:pPr>
      <w:r>
        <w:t xml:space="preserve">I think this point can be made more clear if you show the sum of BM weights (bound free-energy) for the fit or show the equivalent you get after assuming EQ. </w:t>
      </w:r>
    </w:p>
    <w:p w14:paraId="472A65E7" w14:textId="77777777" w:rsidR="006203B1" w:rsidRDefault="006203B1">
      <w:pPr>
        <w:pStyle w:val="CommentText"/>
      </w:pPr>
    </w:p>
    <w:p w14:paraId="68EF81EC" w14:textId="628A9C73" w:rsidR="006203B1" w:rsidRDefault="006203B1">
      <w:pPr>
        <w:pStyle w:val="CommentText"/>
      </w:pPr>
      <w:r>
        <w:t xml:space="preserve">This helps interpreting the graph and swing home the point that if you cannot get the microscopic landscape after position ‘x’ , you also do not get any more of this graph. </w:t>
      </w:r>
    </w:p>
  </w:comment>
  <w:comment w:id="258" w:author="Misha Klein" w:date="2019-06-17T21:29:00Z" w:initials="MK">
    <w:p w14:paraId="35044EA4" w14:textId="4406B61A" w:rsidR="006203B1" w:rsidRDefault="006203B1">
      <w:pPr>
        <w:pStyle w:val="CommentText"/>
      </w:pPr>
      <w:r>
        <w:rPr>
          <w:rStyle w:val="CommentReference"/>
        </w:rPr>
        <w:annotationRef/>
      </w:r>
      <w:r>
        <w:t xml:space="preserve">All good points </w:t>
      </w:r>
      <w:r>
        <w:sym w:font="Wingdings" w:char="F04A"/>
      </w:r>
      <w:r>
        <w:t xml:space="preserve">. </w:t>
      </w:r>
    </w:p>
    <w:p w14:paraId="3191DE37" w14:textId="239462D2" w:rsidR="006203B1" w:rsidRDefault="006203B1">
      <w:pPr>
        <w:pStyle w:val="CommentText"/>
      </w:pPr>
      <w:r>
        <w:t>Just keep in mind it might be difficult to grasp for an outsider without the figures you are going to show below I assume.</w:t>
      </w:r>
    </w:p>
  </w:comment>
  <w:comment w:id="260" w:author="Misha Klein" w:date="2019-06-17T21:29:00Z" w:initials="MK">
    <w:p w14:paraId="3C644FF1" w14:textId="6D42C173" w:rsidR="006203B1" w:rsidRDefault="006203B1">
      <w:pPr>
        <w:pStyle w:val="CommentText"/>
      </w:pPr>
      <w:r>
        <w:rPr>
          <w:rStyle w:val="CommentReference"/>
        </w:rPr>
        <w:annotationRef/>
      </w:r>
      <w:r>
        <w:t>Not sure what you mean with this sentence.</w:t>
      </w:r>
    </w:p>
  </w:comment>
  <w:comment w:id="265" w:author="Misha Klein" w:date="2019-06-17T21:30:00Z" w:initials="MK">
    <w:p w14:paraId="206C594F" w14:textId="77777777" w:rsidR="006203B1" w:rsidRDefault="006203B1">
      <w:pPr>
        <w:pStyle w:val="CommentText"/>
      </w:pPr>
      <w:r>
        <w:rPr>
          <w:rStyle w:val="CommentReference"/>
        </w:rPr>
        <w:annotationRef/>
      </w:r>
      <w:r>
        <w:t xml:space="preserve">Very nice! </w:t>
      </w:r>
    </w:p>
    <w:p w14:paraId="7223A8CD" w14:textId="77777777" w:rsidR="006203B1" w:rsidRDefault="006203B1">
      <w:pPr>
        <w:pStyle w:val="CommentText"/>
      </w:pPr>
    </w:p>
    <w:p w14:paraId="28489E1F" w14:textId="32BD7CEF" w:rsidR="006203B1" w:rsidRDefault="006203B1">
      <w:pPr>
        <w:pStyle w:val="CommentText"/>
      </w:pPr>
      <w:r>
        <w:t xml:space="preserve">Just make even clearer by using some words along the lines of  “the most steap part of the binding curve” </w:t>
      </w:r>
    </w:p>
  </w:comment>
  <w:comment w:id="271" w:author="Misha Klein" w:date="2019-06-17T21:32:00Z" w:initials="MK">
    <w:p w14:paraId="6B0B5CC2" w14:textId="03BCECCD" w:rsidR="006203B1" w:rsidRDefault="006203B1">
      <w:pPr>
        <w:pStyle w:val="CommentText"/>
      </w:pPr>
      <w:r>
        <w:rPr>
          <w:rStyle w:val="CommentReference"/>
        </w:rPr>
        <w:annotationRef/>
      </w:r>
      <w:r>
        <w:t xml:space="preserve">But if no selection, you are showing bad fits ? Why would you say anything about those? </w:t>
      </w:r>
    </w:p>
  </w:comment>
  <w:comment w:id="272" w:author="Misha Klein" w:date="2019-06-18T11:19:00Z" w:initials="MK">
    <w:p w14:paraId="3E5B3727" w14:textId="0B103B5D" w:rsidR="00CF4785" w:rsidRDefault="00CF4785">
      <w:pPr>
        <w:pStyle w:val="CommentText"/>
      </w:pPr>
      <w:r>
        <w:rPr>
          <w:rStyle w:val="CommentReference"/>
        </w:rPr>
        <w:annotationRef/>
      </w:r>
      <w:r>
        <w:t>So it seems this is not something worthwhile discussing</w:t>
      </w:r>
    </w:p>
  </w:comment>
  <w:comment w:id="276" w:author="Misha Klein" w:date="2019-06-18T11:21:00Z" w:initials="MK">
    <w:p w14:paraId="26127DC5" w14:textId="77777777" w:rsidR="00CF4785" w:rsidRDefault="00CF4785">
      <w:pPr>
        <w:pStyle w:val="CommentText"/>
      </w:pPr>
      <w:r>
        <w:rPr>
          <w:rStyle w:val="CommentReference"/>
        </w:rPr>
        <w:annotationRef/>
      </w:r>
      <w:r>
        <w:t xml:space="preserve">All good, but I would then extend the part in chapter 4 to say we have different viable selection methods. </w:t>
      </w:r>
    </w:p>
    <w:p w14:paraId="0EA20F66" w14:textId="45DE6F97" w:rsidR="00CF4785" w:rsidRDefault="00CF4785">
      <w:pPr>
        <w:pStyle w:val="CommentText"/>
      </w:pPr>
      <w:r>
        <w:t xml:space="preserve">Then say that “unless specified” we used the </w:t>
      </w:r>
      <w:r w:rsidR="006E74AC">
        <w:t xml:space="preserve">scoring scheme based on the </w:t>
      </w:r>
      <w:r>
        <w:t xml:space="preserve">WA. </w:t>
      </w:r>
    </w:p>
    <w:p w14:paraId="426F4EDB" w14:textId="2E6FB5E6" w:rsidR="00CF4785" w:rsidRDefault="00CF4785">
      <w:pPr>
        <w:pStyle w:val="CommentText"/>
      </w:pPr>
    </w:p>
  </w:comment>
  <w:comment w:id="282" w:author="Misha Klein" w:date="2019-06-18T11:23:00Z" w:initials="MK">
    <w:p w14:paraId="67651D92" w14:textId="77777777" w:rsidR="006E74AC" w:rsidRDefault="006E74AC">
      <w:pPr>
        <w:pStyle w:val="CommentText"/>
      </w:pPr>
      <w:r>
        <w:rPr>
          <w:rStyle w:val="CommentReference"/>
        </w:rPr>
        <w:annotationRef/>
      </w:r>
      <w:r>
        <w:t xml:space="preserve">Good </w:t>
      </w:r>
      <w:r>
        <w:sym w:font="Wingdings" w:char="F04A"/>
      </w:r>
      <w:r>
        <w:t xml:space="preserve"> </w:t>
      </w:r>
    </w:p>
    <w:p w14:paraId="175A1339" w14:textId="77777777" w:rsidR="006E74AC" w:rsidRDefault="006E74AC">
      <w:pPr>
        <w:pStyle w:val="CommentText"/>
      </w:pPr>
    </w:p>
    <w:p w14:paraId="1F125EC4" w14:textId="0CC07B5A" w:rsidR="006E74AC" w:rsidRDefault="006E74AC">
      <w:pPr>
        <w:pStyle w:val="CommentText"/>
      </w:pPr>
      <w:r>
        <w:t xml:space="preserve">Do you maybe even have a number you can report? </w:t>
      </w:r>
    </w:p>
  </w:comment>
  <w:comment w:id="287" w:author="Misha Klein" w:date="2019-06-18T11:27:00Z" w:initials="MK">
    <w:p w14:paraId="786631C7" w14:textId="63C0417D" w:rsidR="00FA4AA9" w:rsidRDefault="00FA4AA9">
      <w:pPr>
        <w:pStyle w:val="CommentText"/>
      </w:pPr>
      <w:r>
        <w:rPr>
          <w:rStyle w:val="CommentReference"/>
        </w:rPr>
        <w:annotationRef/>
      </w:r>
      <w:r>
        <w:t xml:space="preserve">I might have mentioned this somewhere, but somewhere in the thesis you should point out the similarity between this quantity and the bound-free energy. </w:t>
      </w:r>
    </w:p>
    <w:p w14:paraId="43D69216" w14:textId="77777777" w:rsidR="00FA4AA9" w:rsidRDefault="00FA4AA9">
      <w:pPr>
        <w:pStyle w:val="CommentText"/>
      </w:pPr>
    </w:p>
    <w:p w14:paraId="71380B22" w14:textId="650D9926" w:rsidR="00FA4AA9" w:rsidRDefault="00FA4AA9">
      <w:pPr>
        <w:pStyle w:val="CommentText"/>
      </w:pPr>
      <w:r>
        <w:t>How do we interpret this graph? What does it mean for the microscopic free-energy landscape if this graph</w:t>
      </w:r>
      <w:bookmarkStart w:id="288" w:name="_GoBack"/>
      <w:bookmarkEnd w:id="288"/>
      <w:r>
        <w:t xml:space="preserve"> (seemingly) does not decrease?</w:t>
      </w:r>
    </w:p>
  </w:comment>
  <w:comment w:id="294" w:author="Misha Klein" w:date="2019-06-18T11:26:00Z" w:initials="MK">
    <w:p w14:paraId="3C03CAF2" w14:textId="7273D1E2" w:rsidR="006E74AC" w:rsidRDefault="006E74AC">
      <w:pPr>
        <w:pStyle w:val="CommentText"/>
      </w:pPr>
      <w:r>
        <w:rPr>
          <w:rStyle w:val="CommentReference"/>
        </w:rPr>
        <w:annotationRef/>
      </w:r>
      <w:r>
        <w:t xml:space="preserve">Or worse…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E5EFD2" w15:done="0"/>
  <w15:commentEx w15:paraId="5CAF6401" w15:done="0"/>
  <w15:commentEx w15:paraId="1996B47F" w15:done="0"/>
  <w15:commentEx w15:paraId="6D31CD65" w15:done="0"/>
  <w15:commentEx w15:paraId="42DE3F25" w15:done="0"/>
  <w15:commentEx w15:paraId="202C1EF1" w15:done="0"/>
  <w15:commentEx w15:paraId="33F2AB50" w15:done="0"/>
  <w15:commentEx w15:paraId="782A87DF" w15:done="0"/>
  <w15:commentEx w15:paraId="531431B2" w15:done="0"/>
  <w15:commentEx w15:paraId="0DB32734" w15:done="0"/>
  <w15:commentEx w15:paraId="42898C24" w15:done="0"/>
  <w15:commentEx w15:paraId="0EF17B4F" w15:done="0"/>
  <w15:commentEx w15:paraId="3A2AE25B" w15:done="0"/>
  <w15:commentEx w15:paraId="0B92FED9" w15:done="0"/>
  <w15:commentEx w15:paraId="623D373E" w15:done="0"/>
  <w15:commentEx w15:paraId="740A5BE1" w15:done="0"/>
  <w15:commentEx w15:paraId="04D781E2" w15:done="0"/>
  <w15:commentEx w15:paraId="60D25A26" w15:done="0"/>
  <w15:commentEx w15:paraId="70C3A8EF" w15:done="0"/>
  <w15:commentEx w15:paraId="17BF0350" w15:done="0"/>
  <w15:commentEx w15:paraId="269D581F" w15:done="0"/>
  <w15:commentEx w15:paraId="422E0046" w15:done="0"/>
  <w15:commentEx w15:paraId="26D885F7" w15:done="0"/>
  <w15:commentEx w15:paraId="5C0A3D6B" w15:done="0"/>
  <w15:commentEx w15:paraId="028111D6" w15:done="0"/>
  <w15:commentEx w15:paraId="35BB0275" w15:done="0"/>
  <w15:commentEx w15:paraId="76C95988" w15:done="0"/>
  <w15:commentEx w15:paraId="4F068B39" w15:done="0"/>
  <w15:commentEx w15:paraId="1CE5B132" w15:done="0"/>
  <w15:commentEx w15:paraId="67CB4360" w15:done="0"/>
  <w15:commentEx w15:paraId="16620C7C" w15:done="0"/>
  <w15:commentEx w15:paraId="2769F776" w15:done="0"/>
  <w15:commentEx w15:paraId="06EFA3F6" w15:done="0"/>
  <w15:commentEx w15:paraId="46170D31" w15:done="0"/>
  <w15:commentEx w15:paraId="4EA402A7" w15:done="0"/>
  <w15:commentEx w15:paraId="2FAE6B0F" w15:done="0"/>
  <w15:commentEx w15:paraId="4667F790" w15:done="0"/>
  <w15:commentEx w15:paraId="3334925E" w15:done="0"/>
  <w15:commentEx w15:paraId="29962D4A" w15:done="0"/>
  <w15:commentEx w15:paraId="696EB63A" w15:done="0"/>
  <w15:commentEx w15:paraId="4958BEC1" w15:done="0"/>
  <w15:commentEx w15:paraId="4541E01A" w15:done="0"/>
  <w15:commentEx w15:paraId="4059393B" w15:done="0"/>
  <w15:commentEx w15:paraId="65AF2A98" w15:done="0"/>
  <w15:commentEx w15:paraId="73A67D51" w15:done="0"/>
  <w15:commentEx w15:paraId="720C178E" w15:done="0"/>
  <w15:commentEx w15:paraId="5EC1BC5B" w15:done="0"/>
  <w15:commentEx w15:paraId="576821D4" w15:done="0"/>
  <w15:commentEx w15:paraId="20558A90" w15:done="0"/>
  <w15:commentEx w15:paraId="567A3E8D" w15:done="0"/>
  <w15:commentEx w15:paraId="79531376" w15:done="0"/>
  <w15:commentEx w15:paraId="1EF779EF" w15:done="0"/>
  <w15:commentEx w15:paraId="2E4E27B5" w15:done="0"/>
  <w15:commentEx w15:paraId="6AC894DF" w15:done="0"/>
  <w15:commentEx w15:paraId="6F2DCE4F" w15:done="0"/>
  <w15:commentEx w15:paraId="1DF83FDD" w15:done="0"/>
  <w15:commentEx w15:paraId="37F051EF" w15:done="0"/>
  <w15:commentEx w15:paraId="532D7CCF" w15:done="0"/>
  <w15:commentEx w15:paraId="58F47E08" w15:done="0"/>
  <w15:commentEx w15:paraId="376C9AF6" w15:done="0"/>
  <w15:commentEx w15:paraId="4A69FD7C" w15:done="0"/>
  <w15:commentEx w15:paraId="382A0EF9" w15:done="0"/>
  <w15:commentEx w15:paraId="5E42B033" w15:done="0"/>
  <w15:commentEx w15:paraId="5E784219" w15:done="0"/>
  <w15:commentEx w15:paraId="3188441F" w15:done="0"/>
  <w15:commentEx w15:paraId="575A3F22" w15:done="0"/>
  <w15:commentEx w15:paraId="013FA37E" w15:done="0"/>
  <w15:commentEx w15:paraId="7049A7FC" w15:done="0"/>
  <w15:commentEx w15:paraId="02AEE6B4" w15:done="0"/>
  <w15:commentEx w15:paraId="4995A04E" w15:done="0"/>
  <w15:commentEx w15:paraId="75E43822" w15:done="0"/>
  <w15:commentEx w15:paraId="4FBFA75B" w15:done="0"/>
  <w15:commentEx w15:paraId="77E13F0A" w15:done="0"/>
  <w15:commentEx w15:paraId="40D44050" w15:done="0"/>
  <w15:commentEx w15:paraId="0AB88194" w15:done="0"/>
  <w15:commentEx w15:paraId="2AE09F11" w15:done="0"/>
  <w15:commentEx w15:paraId="4A578A7C" w15:done="0"/>
  <w15:commentEx w15:paraId="17643E4B" w15:done="0"/>
  <w15:commentEx w15:paraId="68EF81EC" w15:done="0"/>
  <w15:commentEx w15:paraId="3191DE37" w15:done="0"/>
  <w15:commentEx w15:paraId="3C644FF1" w15:done="0"/>
  <w15:commentEx w15:paraId="28489E1F" w15:done="0"/>
  <w15:commentEx w15:paraId="6B0B5CC2" w15:done="0"/>
  <w15:commentEx w15:paraId="3E5B3727" w15:done="0"/>
  <w15:commentEx w15:paraId="426F4EDB" w15:done="0"/>
  <w15:commentEx w15:paraId="1F125EC4" w15:done="0"/>
  <w15:commentEx w15:paraId="71380B22" w15:done="0"/>
  <w15:commentEx w15:paraId="3C03CAF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83E24D" w14:textId="77777777" w:rsidR="00624C31" w:rsidRDefault="00624C31" w:rsidP="00132FB7">
      <w:pPr>
        <w:spacing w:after="0" w:line="240" w:lineRule="auto"/>
      </w:pPr>
      <w:r>
        <w:separator/>
      </w:r>
    </w:p>
  </w:endnote>
  <w:endnote w:type="continuationSeparator" w:id="0">
    <w:p w14:paraId="5DE18019" w14:textId="77777777" w:rsidR="00624C31" w:rsidRDefault="00624C31" w:rsidP="00132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39790"/>
      <w:docPartObj>
        <w:docPartGallery w:val="Page Numbers (Bottom of Page)"/>
        <w:docPartUnique/>
      </w:docPartObj>
    </w:sdtPr>
    <w:sdtContent>
      <w:p w14:paraId="64B9DC30" w14:textId="77777777" w:rsidR="006203B1" w:rsidRDefault="006203B1">
        <w:pPr>
          <w:pStyle w:val="Footer"/>
          <w:jc w:val="center"/>
        </w:pPr>
        <w:r>
          <w:rPr>
            <w:noProof/>
            <w:lang w:val="en-US"/>
          </w:rPr>
          <mc:AlternateContent>
            <mc:Choice Requires="wpg">
              <w:drawing>
                <wp:inline distT="0" distB="0" distL="0" distR="0" wp14:anchorId="5CCE2B4A" wp14:editId="6C5FAA3E">
                  <wp:extent cx="418465" cy="221615"/>
                  <wp:effectExtent l="0" t="0" r="635"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6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25916" w14:textId="77777777" w:rsidR="006203B1" w:rsidRDefault="006203B1">
                                <w:pPr>
                                  <w:jc w:val="center"/>
                                  <w:rPr>
                                    <w:szCs w:val="18"/>
                                  </w:rPr>
                                </w:pPr>
                                <w:r>
                                  <w:rPr>
                                    <w:sz w:val="22"/>
                                    <w:szCs w:val="22"/>
                                  </w:rPr>
                                  <w:fldChar w:fldCharType="begin"/>
                                </w:r>
                                <w:r>
                                  <w:instrText xml:space="preserve"> PAGE    \* MERGEFORMAT </w:instrText>
                                </w:r>
                                <w:r>
                                  <w:rPr>
                                    <w:sz w:val="22"/>
                                    <w:szCs w:val="22"/>
                                  </w:rPr>
                                  <w:fldChar w:fldCharType="separate"/>
                                </w:r>
                                <w:r w:rsidR="00FA4AA9" w:rsidRPr="00FA4AA9">
                                  <w:rPr>
                                    <w:i/>
                                    <w:iCs/>
                                    <w:noProof/>
                                    <w:sz w:val="18"/>
                                    <w:szCs w:val="18"/>
                                  </w:rPr>
                                  <w:t>23</w:t>
                                </w:r>
                                <w:r>
                                  <w:rPr>
                                    <w:i/>
                                    <w:iCs/>
                                    <w:noProof/>
                                    <w:sz w:val="18"/>
                                    <w:szCs w:val="18"/>
                                  </w:rPr>
                                  <w:fldChar w:fldCharType="end"/>
                                </w:r>
                              </w:p>
                            </w:txbxContent>
                          </wps:txbx>
                          <wps:bodyPr rot="0" vert="horz" wrap="square" lIns="0" tIns="0" rIns="0" bIns="0" anchor="ctr" anchorCtr="0" upright="1">
                            <a:noAutofit/>
                          </wps:bodyPr>
                        </wps:wsp>
                        <wpg:grpSp>
                          <wpg:cNvPr id="63" name="Group 64"/>
                          <wpg:cNvGrpSpPr>
                            <a:grpSpLocks/>
                          </wpg:cNvGrpSpPr>
                          <wpg:grpSpPr bwMode="auto">
                            <a:xfrm>
                              <a:off x="5494" y="739"/>
                              <a:ext cx="372" cy="72"/>
                              <a:chOff x="5486" y="739"/>
                              <a:chExt cx="372" cy="72"/>
                            </a:xfrm>
                          </wpg:grpSpPr>
                          <wps:wsp>
                            <wps:cNvPr id="6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CCE2B4A" id="Group 61" o:spid="_x0000_s1027" style="width:32.95pt;height:17.45pt;mso-position-horizontal-relative:char;mso-position-vertical-relative:line" coordorigin="5351,739" coordsize="659,34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">
                  <v:shapetype id="_x0000_t202" coordsize="21600,21600" o:spt="202" path="m0,0l0,21600,21600,21600,21600,0xe">
                    <v:stroke joinstyle="miter"/>
                    <v:path gradientshapeok="t" o:connecttype="rect"/>
                  </v:shapetype>
                  <v:shape id="Text Box 63" o:spid="_x0000_s1028" type="#_x0000_t202" style="position:absolute;left:5351;top:800;width:659;height:2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rVIwAAA&#10;ANsAAAAPAAAAZHJzL2Rvd25yZXYueG1sRI/NCsIwEITvgu8QVvAimupBpBrFH/y5eKj6AEuztsVm&#10;U5qo1ac3guBxmJlvmNmiMaV4UO0KywqGgwgEcWp1wZmCy3nbn4BwHlljaZkUvMjBYt5uzTDW9skJ&#10;PU4+EwHCLkYFufdVLKVLczLoBrYiDt7V1gZ9kHUmdY3PADelHEXRWBosOCzkWNE6p/R2uhsFtEzs&#10;+3hzO5OsNuvdtWDqyb1S3U6znILw1Ph/+Nc+aAXjEXy/hB8g5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TrVIwAAAANsAAAAPAAAAAAAAAAAAAAAAAJcCAABkcnMvZG93bnJl&#10;di54bWxQSwUGAAAAAAQABAD1AAAAhAMAAAAA&#10;" filled="f" stroked="f">
                    <v:textbox inset="0,0,0,0">
                      <w:txbxContent>
                        <w:p w14:paraId="02125916" w14:textId="77777777" w:rsidR="006203B1" w:rsidRDefault="006203B1">
                          <w:pPr>
                            <w:jc w:val="center"/>
                            <w:rPr>
                              <w:szCs w:val="18"/>
                            </w:rPr>
                          </w:pPr>
                          <w:r>
                            <w:rPr>
                              <w:sz w:val="22"/>
                              <w:szCs w:val="22"/>
                            </w:rPr>
                            <w:fldChar w:fldCharType="begin"/>
                          </w:r>
                          <w:r>
                            <w:instrText xml:space="preserve"> PAGE    \* MERGEFORMAT </w:instrText>
                          </w:r>
                          <w:r>
                            <w:rPr>
                              <w:sz w:val="22"/>
                              <w:szCs w:val="22"/>
                            </w:rPr>
                            <w:fldChar w:fldCharType="separate"/>
                          </w:r>
                          <w:r w:rsidR="00FA4AA9" w:rsidRPr="00FA4AA9">
                            <w:rPr>
                              <w:i/>
                              <w:iCs/>
                              <w:noProof/>
                              <w:sz w:val="18"/>
                              <w:szCs w:val="18"/>
                            </w:rPr>
                            <w:t>23</w:t>
                          </w:r>
                          <w:r>
                            <w:rPr>
                              <w:i/>
                              <w:iCs/>
                              <w:noProof/>
                              <w:sz w:val="18"/>
                              <w:szCs w:val="18"/>
                            </w:rPr>
                            <w:fldChar w:fldCharType="end"/>
                          </w:r>
                        </w:p>
                      </w:txbxContent>
                    </v:textbox>
                  </v:shape>
                  <v:group id="Group 64" o:spid="_x0000_s1029" style="position:absolute;left:5494;top:739;width:372;height:72" coordorigin="5486,739" coordsize="372,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oval id="Oval 65" o:spid="_x0000_s1030" style="position:absolute;left:548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8OrcwwAA&#10;ANsAAAAPAAAAZHJzL2Rvd25yZXYueG1sRI9Ba4NAFITvhf6H5RVya9aEIMW4hkSw9KptDrm9uK8q&#10;dd+Ku1Hz77OFQo/DzHzDpIfF9GKi0XWWFWzWEQji2uqOGwVfn8XrGwjnkTX2lknBnRwcsuenFBNt&#10;Zy5pqnwjAoRdggpa74dESle3ZNCt7UAcvG87GvRBjo3UI84Bbnq5jaJYGuw4LLQ4UN5S/VPdjILu&#10;3W7Oxakq3WWKc3nsryd7viq1elmOexCeFv8f/mt/aAXxDn6/hB8g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8OrcwwAAANsAAAAPAAAAAAAAAAAAAAAAAJcCAABkcnMvZG93&#10;bnJldi54bWxQSwUGAAAAAAQABAD1AAAAhwMAAAAA&#10;" fillcolor="#84a2c6" stroked="f"/>
                    <v:oval id="Oval 66" o:spid="_x0000_s1031" style="position:absolute;left:563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9HwwAA&#10;ANsAAAAPAAAAZHJzL2Rvd25yZXYueG1sRI9Ba4NAFITvhf6H5RVya9YEIsW4hkSw9KptDrm9uK8q&#10;dd+Ku1Hz77OFQo/DzHzDpIfF9GKi0XWWFWzWEQji2uqOGwVfn8XrGwjnkTX2lknBnRwcsuenFBNt&#10;Zy5pqnwjAoRdggpa74dESle3ZNCt7UAcvG87GvRBjo3UI84Bbnq5jaJYGuw4LLQ4UN5S/VPdjILu&#10;3W7Oxakq3WWKc3nsryd7viq1elmOexCeFv8f/mt/aAXxDn6/hB8g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E9HwwAAANsAAAAPAAAAAAAAAAAAAAAAAJcCAABkcnMvZG93&#10;bnJldi54bWxQSwUGAAAAAAQABAD1AAAAhwMAAAAA&#10;" fillcolor="#84a2c6" stroked="f"/>
                    <v:oval id="Oval 67" o:spid="_x0000_s1032" style="position:absolute;left:5786;top:739;width:72;height: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btEwvgAA&#10;ANsAAAAPAAAAZHJzL2Rvd25yZXYueG1sRI/BCsIwEETvgv8QVvCmqR6KVKOooHi16sHb2qxtsdmU&#10;Jtb690YQPA4z84ZZrDpTiZYaV1pWMBlHIIgzq0vOFZxPu9EMhPPIGivLpOBNDlbLfm+BibYvPlKb&#10;+lwECLsEFRTe14mULivIoBvbmjh4d9sY9EE2udQNvgLcVHIaRbE0WHJYKLCmbUHZI30aBeXeTi67&#10;TXp01zbeynV129jLTanhoFvPQXjq/D/8ax+0gjiG75fwA+Ty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m7RML4AAADbAAAADwAAAAAAAAAAAAAAAACXAgAAZHJzL2Rvd25yZXYu&#10;eG1sUEsFBgAAAAAEAAQA9QAAAIIDAAAAAA==&#10;" fillcolor="#84a2c6" stroked="f"/>
                  </v:group>
                  <w10:anchorlock/>
                </v:group>
              </w:pict>
            </mc:Fallback>
          </mc:AlternateContent>
        </w:r>
      </w:p>
    </w:sdtContent>
  </w:sdt>
  <w:p w14:paraId="4940FA46" w14:textId="77777777" w:rsidR="006203B1" w:rsidRDefault="006203B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8919783"/>
      <w:docPartObj>
        <w:docPartGallery w:val="Page Numbers (Bottom of Page)"/>
        <w:docPartUnique/>
      </w:docPartObj>
    </w:sdtPr>
    <w:sdtContent>
      <w:p w14:paraId="601C5987" w14:textId="5F92DAA7" w:rsidR="006203B1" w:rsidRDefault="006203B1">
        <w:pPr>
          <w:pStyle w:val="Footer"/>
          <w:jc w:val="center"/>
        </w:pPr>
        <w:r>
          <w:rPr>
            <w:noProof/>
            <w:lang w:val="en-US"/>
          </w:rPr>
          <mc:AlternateContent>
            <mc:Choice Requires="wpg">
              <w:drawing>
                <wp:inline distT="0" distB="0" distL="0" distR="0" wp14:anchorId="59164D95" wp14:editId="4B2050E7">
                  <wp:extent cx="418465" cy="221615"/>
                  <wp:effectExtent l="0" t="0" r="635"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B4E6D" w14:textId="77777777" w:rsidR="006203B1" w:rsidRDefault="006203B1">
                                <w:pPr>
                                  <w:jc w:val="center"/>
                                  <w:rPr>
                                    <w:szCs w:val="18"/>
                                  </w:rPr>
                                </w:pPr>
                                <w:r>
                                  <w:rPr>
                                    <w:sz w:val="22"/>
                                    <w:szCs w:val="22"/>
                                  </w:rPr>
                                  <w:fldChar w:fldCharType="begin"/>
                                </w:r>
                                <w:r>
                                  <w:instrText xml:space="preserve"> PAGE    \* MERGEFORMAT </w:instrText>
                                </w:r>
                                <w:r>
                                  <w:rPr>
                                    <w:sz w:val="22"/>
                                    <w:szCs w:val="22"/>
                                  </w:rPr>
                                  <w:fldChar w:fldCharType="separate"/>
                                </w:r>
                                <w:r w:rsidR="00BB7487" w:rsidRPr="00BB7487">
                                  <w:rPr>
                                    <w:i/>
                                    <w:iCs/>
                                    <w:noProof/>
                                    <w:sz w:val="18"/>
                                    <w:szCs w:val="18"/>
                                  </w:rPr>
                                  <w:t>1</w:t>
                                </w:r>
                                <w:r>
                                  <w:rPr>
                                    <w:i/>
                                    <w:iCs/>
                                    <w:noProof/>
                                    <w:sz w:val="18"/>
                                    <w:szCs w:val="18"/>
                                  </w:rPr>
                                  <w:fldChar w:fldCharType="end"/>
                                </w:r>
                              </w:p>
                            </w:txbxContent>
                          </wps:txbx>
                          <wps:bodyPr rot="0" vert="horz" wrap="square" lIns="0" tIns="0" rIns="0" bIns="0" anchor="ctr" anchorCtr="0" upright="1">
                            <a:noAutofit/>
                          </wps:bodyPr>
                        </wps:wsp>
                        <wpg:grpSp>
                          <wpg:cNvPr id="45" name="Group 64"/>
                          <wpg:cNvGrpSpPr>
                            <a:grpSpLocks/>
                          </wpg:cNvGrpSpPr>
                          <wpg:grpSpPr bwMode="auto">
                            <a:xfrm>
                              <a:off x="5494" y="739"/>
                              <a:ext cx="372" cy="72"/>
                              <a:chOff x="5486" y="739"/>
                              <a:chExt cx="372" cy="72"/>
                            </a:xfrm>
                          </wpg:grpSpPr>
                          <wps:wsp>
                            <wps:cNvPr id="46"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9164D95" id="Group 43" o:spid="_x0000_s103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PrElsxEE&#10;AAAnEgAADgAAAAAAAAAAAAAAAAAuAgAAZHJzL2Uyb0RvYy54bWxQSwECLQAUAAYACAAAACEAsJYd&#10;F9wAAAADAQAADwAAAAAAAAAAAAAAAABrBgAAZHJzL2Rvd25yZXYueG1sUEsFBgAAAAAEAAQA8wAA&#10;AHQHAAAAAA==&#10;">
                  <v:shapetype id="_x0000_t202" coordsize="21600,21600" o:spt="202" path="m,l,21600r21600,l21600,xe">
                    <v:stroke joinstyle="miter"/>
                    <v:path gradientshapeok="t" o:connecttype="rect"/>
                  </v:shapetype>
                  <v:shape id="Text Box 63" o:spid="_x0000_s1034"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" filled="f" stroked="f">
                    <v:textbox inset="0,0,0,0">
                      <w:txbxContent>
                        <w:p w14:paraId="0B9B4E6D" w14:textId="77777777" w:rsidR="007D1340" w:rsidRDefault="007D1340">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v:textbox>
                  </v:shape>
                  <v:group id="Group 64" o:spid="_x0000_s1035"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Oval 65" o:spid="_x0000_s1036"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" fillcolor="#84a2c6" stroked="f"/>
                    <v:oval id="Oval 66" o:spid="_x0000_s1037"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" fillcolor="#84a2c6" stroked="f"/>
                    <v:oval id="Oval 67" o:spid="_x0000_s1038"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" fillcolor="#84a2c6" stroked="f"/>
                  </v:group>
                  <w10:anchorlock/>
                </v:group>
              </w:pict>
            </mc:Fallback>
          </mc:AlternateContent>
        </w:r>
      </w:p>
    </w:sdtContent>
  </w:sdt>
  <w:p w14:paraId="11454458" w14:textId="77777777" w:rsidR="006203B1" w:rsidRDefault="006203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145E48" w14:textId="77777777" w:rsidR="00624C31" w:rsidRDefault="00624C31" w:rsidP="00132FB7">
      <w:pPr>
        <w:spacing w:after="0" w:line="240" w:lineRule="auto"/>
      </w:pPr>
      <w:r>
        <w:separator/>
      </w:r>
    </w:p>
  </w:footnote>
  <w:footnote w:type="continuationSeparator" w:id="0">
    <w:p w14:paraId="386AE3D0" w14:textId="77777777" w:rsidR="00624C31" w:rsidRDefault="00624C31" w:rsidP="00132FB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E4A39"/>
    <w:multiLevelType w:val="hybridMultilevel"/>
    <w:tmpl w:val="80EC4E40"/>
    <w:lvl w:ilvl="0" w:tplc="0413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1191050"/>
    <w:multiLevelType w:val="hybridMultilevel"/>
    <w:tmpl w:val="6FB4C5E2"/>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2F4335"/>
    <w:multiLevelType w:val="hybridMultilevel"/>
    <w:tmpl w:val="4902257E"/>
    <w:lvl w:ilvl="0" w:tplc="D99CF6BC">
      <w:start w:val="2"/>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222E2E"/>
    <w:multiLevelType w:val="hybridMultilevel"/>
    <w:tmpl w:val="BE988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4A0E07"/>
    <w:multiLevelType w:val="hybridMultilevel"/>
    <w:tmpl w:val="5A862362"/>
    <w:lvl w:ilvl="0" w:tplc="0466208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F7B1435"/>
    <w:multiLevelType w:val="hybridMultilevel"/>
    <w:tmpl w:val="470E5868"/>
    <w:lvl w:ilvl="0" w:tplc="2C844E18">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6B7EE0"/>
    <w:multiLevelType w:val="hybridMultilevel"/>
    <w:tmpl w:val="CBE6CD5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2D40949"/>
    <w:multiLevelType w:val="hybridMultilevel"/>
    <w:tmpl w:val="EF3A2F26"/>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35B3281"/>
    <w:multiLevelType w:val="hybridMultilevel"/>
    <w:tmpl w:val="B254B866"/>
    <w:lvl w:ilvl="0" w:tplc="DD0A7832">
      <w:start w:val="1"/>
      <w:numFmt w:val="bullet"/>
      <w:lvlText w:val=""/>
      <w:lvlJc w:val="left"/>
      <w:pPr>
        <w:ind w:left="720" w:hanging="360"/>
      </w:pPr>
      <w:rPr>
        <w:rFonts w:ascii="Symbol" w:eastAsiaTheme="minorEastAsia" w:hAnsi="Symbol" w:cstheme="minorBid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4DF4FBC"/>
    <w:multiLevelType w:val="hybridMultilevel"/>
    <w:tmpl w:val="3684C6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12A6C6D"/>
    <w:multiLevelType w:val="hybridMultilevel"/>
    <w:tmpl w:val="D17072D4"/>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4871604"/>
    <w:multiLevelType w:val="hybridMultilevel"/>
    <w:tmpl w:val="7B8899F8"/>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4B85523"/>
    <w:multiLevelType w:val="hybridMultilevel"/>
    <w:tmpl w:val="A9E09662"/>
    <w:lvl w:ilvl="0" w:tplc="0413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7680856"/>
    <w:multiLevelType w:val="hybridMultilevel"/>
    <w:tmpl w:val="8C02B768"/>
    <w:lvl w:ilvl="0" w:tplc="D04E0156">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C987894"/>
    <w:multiLevelType w:val="hybridMultilevel"/>
    <w:tmpl w:val="910E6EBE"/>
    <w:lvl w:ilvl="0" w:tplc="71E6198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EA30C6"/>
    <w:multiLevelType w:val="hybridMultilevel"/>
    <w:tmpl w:val="F65E23F4"/>
    <w:lvl w:ilvl="0" w:tplc="FDB0F93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3B439B"/>
    <w:multiLevelType w:val="hybridMultilevel"/>
    <w:tmpl w:val="AE2424E2"/>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6D0149C"/>
    <w:multiLevelType w:val="hybridMultilevel"/>
    <w:tmpl w:val="E632AAB2"/>
    <w:lvl w:ilvl="0" w:tplc="DE8E6A64">
      <w:start w:val="6"/>
      <w:numFmt w:val="bullet"/>
      <w:lvlText w:val=""/>
      <w:lvlJc w:val="left"/>
      <w:pPr>
        <w:ind w:left="720" w:hanging="360"/>
      </w:pPr>
      <w:rPr>
        <w:rFonts w:ascii="Wingdings" w:eastAsiaTheme="minorEastAsia" w:hAnsi="Wingdings" w:cstheme="minorBidi" w:hint="default"/>
        <w:color w:val="auto"/>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EAF1067"/>
    <w:multiLevelType w:val="hybridMultilevel"/>
    <w:tmpl w:val="E87679A8"/>
    <w:lvl w:ilvl="0" w:tplc="0413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1173F9F"/>
    <w:multiLevelType w:val="multilevel"/>
    <w:tmpl w:val="6EB6D866"/>
    <w:lvl w:ilvl="0">
      <w:start w:val="1"/>
      <w:numFmt w:val="decimal"/>
      <w:pStyle w:val="Title"/>
      <w:lvlText w:val="%1"/>
      <w:lvlJc w:val="left"/>
      <w:pPr>
        <w:ind w:left="432" w:hanging="432"/>
      </w:pPr>
      <w:rPr>
        <w:rFonts w:hint="default"/>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0">
    <w:nsid w:val="7577270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5"/>
  </w:num>
  <w:num w:numId="3">
    <w:abstractNumId w:val="12"/>
  </w:num>
  <w:num w:numId="4">
    <w:abstractNumId w:val="18"/>
  </w:num>
  <w:num w:numId="5">
    <w:abstractNumId w:val="0"/>
  </w:num>
  <w:num w:numId="6">
    <w:abstractNumId w:val="6"/>
  </w:num>
  <w:num w:numId="7">
    <w:abstractNumId w:val="13"/>
  </w:num>
  <w:num w:numId="8">
    <w:abstractNumId w:val="7"/>
  </w:num>
  <w:num w:numId="9">
    <w:abstractNumId w:val="8"/>
  </w:num>
  <w:num w:numId="10">
    <w:abstractNumId w:val="1"/>
  </w:num>
  <w:num w:numId="11">
    <w:abstractNumId w:val="16"/>
  </w:num>
  <w:num w:numId="12">
    <w:abstractNumId w:val="2"/>
  </w:num>
  <w:num w:numId="13">
    <w:abstractNumId w:val="9"/>
  </w:num>
  <w:num w:numId="14">
    <w:abstractNumId w:val="11"/>
  </w:num>
  <w:num w:numId="15">
    <w:abstractNumId w:val="10"/>
  </w:num>
  <w:num w:numId="16">
    <w:abstractNumId w:val="20"/>
  </w:num>
  <w:num w:numId="17">
    <w:abstractNumId w:val="19"/>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4"/>
  </w:num>
  <w:num w:numId="21">
    <w:abstractNumId w:val="3"/>
  </w:num>
  <w:num w:numId="22">
    <w:abstractNumId w:val="1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sha Klein">
    <w15:presenceInfo w15:providerId="None" w15:userId="Misha Kle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677"/>
    <w:rsid w:val="00002A75"/>
    <w:rsid w:val="000068E0"/>
    <w:rsid w:val="00006B8E"/>
    <w:rsid w:val="000135FA"/>
    <w:rsid w:val="000213E4"/>
    <w:rsid w:val="00021A92"/>
    <w:rsid w:val="00022A17"/>
    <w:rsid w:val="0003664E"/>
    <w:rsid w:val="0004513A"/>
    <w:rsid w:val="0004650D"/>
    <w:rsid w:val="00047EEF"/>
    <w:rsid w:val="0005104E"/>
    <w:rsid w:val="00052CA9"/>
    <w:rsid w:val="00052D1B"/>
    <w:rsid w:val="00054938"/>
    <w:rsid w:val="00056150"/>
    <w:rsid w:val="00062507"/>
    <w:rsid w:val="000671EF"/>
    <w:rsid w:val="00072CD4"/>
    <w:rsid w:val="00073FFC"/>
    <w:rsid w:val="00082AED"/>
    <w:rsid w:val="00086587"/>
    <w:rsid w:val="00094856"/>
    <w:rsid w:val="000C1677"/>
    <w:rsid w:val="000E0DA5"/>
    <w:rsid w:val="000F08C2"/>
    <w:rsid w:val="000F13B2"/>
    <w:rsid w:val="001072A1"/>
    <w:rsid w:val="00113F0F"/>
    <w:rsid w:val="00114B80"/>
    <w:rsid w:val="00116858"/>
    <w:rsid w:val="001208D5"/>
    <w:rsid w:val="00132FB7"/>
    <w:rsid w:val="001335F5"/>
    <w:rsid w:val="00134B36"/>
    <w:rsid w:val="0013534C"/>
    <w:rsid w:val="00146FD3"/>
    <w:rsid w:val="00157085"/>
    <w:rsid w:val="00160514"/>
    <w:rsid w:val="00167EEC"/>
    <w:rsid w:val="001714F5"/>
    <w:rsid w:val="00171B5D"/>
    <w:rsid w:val="00171C9E"/>
    <w:rsid w:val="00192D71"/>
    <w:rsid w:val="00192F80"/>
    <w:rsid w:val="001935BC"/>
    <w:rsid w:val="00193795"/>
    <w:rsid w:val="001A123F"/>
    <w:rsid w:val="001A5D48"/>
    <w:rsid w:val="001B3BA6"/>
    <w:rsid w:val="001B6996"/>
    <w:rsid w:val="001B7191"/>
    <w:rsid w:val="001C036C"/>
    <w:rsid w:val="001C2B0F"/>
    <w:rsid w:val="001C3FE5"/>
    <w:rsid w:val="001C4443"/>
    <w:rsid w:val="001C6C7A"/>
    <w:rsid w:val="001D15B7"/>
    <w:rsid w:val="001E2C08"/>
    <w:rsid w:val="001E2FDD"/>
    <w:rsid w:val="001E443B"/>
    <w:rsid w:val="001E44A8"/>
    <w:rsid w:val="001F3082"/>
    <w:rsid w:val="001F38DC"/>
    <w:rsid w:val="001F7AFC"/>
    <w:rsid w:val="00201028"/>
    <w:rsid w:val="0020286A"/>
    <w:rsid w:val="002055C0"/>
    <w:rsid w:val="00206331"/>
    <w:rsid w:val="00207F21"/>
    <w:rsid w:val="00210FF9"/>
    <w:rsid w:val="00211216"/>
    <w:rsid w:val="0021655C"/>
    <w:rsid w:val="00220EF0"/>
    <w:rsid w:val="00226A7A"/>
    <w:rsid w:val="002311D2"/>
    <w:rsid w:val="00245CA6"/>
    <w:rsid w:val="00247DA4"/>
    <w:rsid w:val="002506B1"/>
    <w:rsid w:val="00262C82"/>
    <w:rsid w:val="00264757"/>
    <w:rsid w:val="00271BDA"/>
    <w:rsid w:val="00273230"/>
    <w:rsid w:val="0027382A"/>
    <w:rsid w:val="00274E96"/>
    <w:rsid w:val="00277CE4"/>
    <w:rsid w:val="00277EDA"/>
    <w:rsid w:val="002847FB"/>
    <w:rsid w:val="00287719"/>
    <w:rsid w:val="00291647"/>
    <w:rsid w:val="00291C32"/>
    <w:rsid w:val="00297C97"/>
    <w:rsid w:val="002A0E52"/>
    <w:rsid w:val="002A4382"/>
    <w:rsid w:val="002A4D66"/>
    <w:rsid w:val="002A61B0"/>
    <w:rsid w:val="002B0129"/>
    <w:rsid w:val="002B1944"/>
    <w:rsid w:val="002B2E43"/>
    <w:rsid w:val="002C0C44"/>
    <w:rsid w:val="002C23B3"/>
    <w:rsid w:val="002E5DD7"/>
    <w:rsid w:val="002F17D4"/>
    <w:rsid w:val="002F188F"/>
    <w:rsid w:val="002F2FCF"/>
    <w:rsid w:val="002F7AE7"/>
    <w:rsid w:val="002F7EF7"/>
    <w:rsid w:val="00301927"/>
    <w:rsid w:val="00306118"/>
    <w:rsid w:val="0030701B"/>
    <w:rsid w:val="00313D26"/>
    <w:rsid w:val="003267AE"/>
    <w:rsid w:val="003353EE"/>
    <w:rsid w:val="00335C98"/>
    <w:rsid w:val="003473DD"/>
    <w:rsid w:val="003605CA"/>
    <w:rsid w:val="00377C9C"/>
    <w:rsid w:val="0039476C"/>
    <w:rsid w:val="003A08E6"/>
    <w:rsid w:val="003A40F2"/>
    <w:rsid w:val="003A5BB5"/>
    <w:rsid w:val="003A76F8"/>
    <w:rsid w:val="003B1860"/>
    <w:rsid w:val="003B6BA9"/>
    <w:rsid w:val="003C091F"/>
    <w:rsid w:val="003C620A"/>
    <w:rsid w:val="003C727E"/>
    <w:rsid w:val="003E0642"/>
    <w:rsid w:val="003F6843"/>
    <w:rsid w:val="00401394"/>
    <w:rsid w:val="00401769"/>
    <w:rsid w:val="00405E2B"/>
    <w:rsid w:val="00405FFB"/>
    <w:rsid w:val="00407EC6"/>
    <w:rsid w:val="00413374"/>
    <w:rsid w:val="004224B2"/>
    <w:rsid w:val="004236FC"/>
    <w:rsid w:val="00424681"/>
    <w:rsid w:val="004315E3"/>
    <w:rsid w:val="00440470"/>
    <w:rsid w:val="00442C54"/>
    <w:rsid w:val="00447416"/>
    <w:rsid w:val="00453871"/>
    <w:rsid w:val="0045549D"/>
    <w:rsid w:val="004618F7"/>
    <w:rsid w:val="0046266A"/>
    <w:rsid w:val="00474EA3"/>
    <w:rsid w:val="0047554B"/>
    <w:rsid w:val="00477142"/>
    <w:rsid w:val="00477F27"/>
    <w:rsid w:val="004877CD"/>
    <w:rsid w:val="00491182"/>
    <w:rsid w:val="004B1EFB"/>
    <w:rsid w:val="004B32B9"/>
    <w:rsid w:val="004B4170"/>
    <w:rsid w:val="004C185E"/>
    <w:rsid w:val="004C2855"/>
    <w:rsid w:val="004D7589"/>
    <w:rsid w:val="004E2BDF"/>
    <w:rsid w:val="004F0D64"/>
    <w:rsid w:val="004F3FB9"/>
    <w:rsid w:val="004F5762"/>
    <w:rsid w:val="00521077"/>
    <w:rsid w:val="00526490"/>
    <w:rsid w:val="00532956"/>
    <w:rsid w:val="0053459D"/>
    <w:rsid w:val="00543DE1"/>
    <w:rsid w:val="00546092"/>
    <w:rsid w:val="00556766"/>
    <w:rsid w:val="005625A5"/>
    <w:rsid w:val="00563270"/>
    <w:rsid w:val="00565052"/>
    <w:rsid w:val="00567881"/>
    <w:rsid w:val="00571909"/>
    <w:rsid w:val="0057729A"/>
    <w:rsid w:val="00584F82"/>
    <w:rsid w:val="005855BC"/>
    <w:rsid w:val="00587635"/>
    <w:rsid w:val="005A2709"/>
    <w:rsid w:val="005A792D"/>
    <w:rsid w:val="005C0E78"/>
    <w:rsid w:val="005C441E"/>
    <w:rsid w:val="005E1388"/>
    <w:rsid w:val="005F34F9"/>
    <w:rsid w:val="005F753A"/>
    <w:rsid w:val="00600F6E"/>
    <w:rsid w:val="006148F8"/>
    <w:rsid w:val="00616943"/>
    <w:rsid w:val="006203B1"/>
    <w:rsid w:val="00624C31"/>
    <w:rsid w:val="00637185"/>
    <w:rsid w:val="006435FC"/>
    <w:rsid w:val="006436A1"/>
    <w:rsid w:val="006507D0"/>
    <w:rsid w:val="00651B04"/>
    <w:rsid w:val="00654414"/>
    <w:rsid w:val="00672153"/>
    <w:rsid w:val="0068073E"/>
    <w:rsid w:val="00687972"/>
    <w:rsid w:val="00697BBE"/>
    <w:rsid w:val="006A0822"/>
    <w:rsid w:val="006A5F49"/>
    <w:rsid w:val="006B1051"/>
    <w:rsid w:val="006D5117"/>
    <w:rsid w:val="006E11FF"/>
    <w:rsid w:val="006E29F5"/>
    <w:rsid w:val="006E74AC"/>
    <w:rsid w:val="006F3AAB"/>
    <w:rsid w:val="00705A47"/>
    <w:rsid w:val="00722425"/>
    <w:rsid w:val="0072480E"/>
    <w:rsid w:val="0072580E"/>
    <w:rsid w:val="00727D74"/>
    <w:rsid w:val="007432F4"/>
    <w:rsid w:val="00770C86"/>
    <w:rsid w:val="00772064"/>
    <w:rsid w:val="00782208"/>
    <w:rsid w:val="007834EF"/>
    <w:rsid w:val="00784677"/>
    <w:rsid w:val="007A4C98"/>
    <w:rsid w:val="007A6584"/>
    <w:rsid w:val="007A7F2B"/>
    <w:rsid w:val="007B31D6"/>
    <w:rsid w:val="007B3C39"/>
    <w:rsid w:val="007B6290"/>
    <w:rsid w:val="007C32E9"/>
    <w:rsid w:val="007C39CF"/>
    <w:rsid w:val="007C7D1A"/>
    <w:rsid w:val="007D0464"/>
    <w:rsid w:val="007D1340"/>
    <w:rsid w:val="007D3EFB"/>
    <w:rsid w:val="007E043F"/>
    <w:rsid w:val="007E652D"/>
    <w:rsid w:val="007E7E84"/>
    <w:rsid w:val="007F1F64"/>
    <w:rsid w:val="007F2A1B"/>
    <w:rsid w:val="007F3B55"/>
    <w:rsid w:val="00812D5D"/>
    <w:rsid w:val="00820097"/>
    <w:rsid w:val="0082059F"/>
    <w:rsid w:val="008222E2"/>
    <w:rsid w:val="00823B8A"/>
    <w:rsid w:val="00827A18"/>
    <w:rsid w:val="0083429B"/>
    <w:rsid w:val="00834BDD"/>
    <w:rsid w:val="0084482A"/>
    <w:rsid w:val="00846B30"/>
    <w:rsid w:val="00855955"/>
    <w:rsid w:val="0085724D"/>
    <w:rsid w:val="008849C9"/>
    <w:rsid w:val="00887B23"/>
    <w:rsid w:val="008916FE"/>
    <w:rsid w:val="00891FC5"/>
    <w:rsid w:val="00895CE2"/>
    <w:rsid w:val="00897785"/>
    <w:rsid w:val="008B40EA"/>
    <w:rsid w:val="008B7DC9"/>
    <w:rsid w:val="008D109F"/>
    <w:rsid w:val="008E45E4"/>
    <w:rsid w:val="008F4D41"/>
    <w:rsid w:val="008F754F"/>
    <w:rsid w:val="00922DB9"/>
    <w:rsid w:val="00923366"/>
    <w:rsid w:val="0092615D"/>
    <w:rsid w:val="0093245F"/>
    <w:rsid w:val="00932697"/>
    <w:rsid w:val="009340F2"/>
    <w:rsid w:val="00943D26"/>
    <w:rsid w:val="0095369A"/>
    <w:rsid w:val="009605A9"/>
    <w:rsid w:val="009612C0"/>
    <w:rsid w:val="00962348"/>
    <w:rsid w:val="00972396"/>
    <w:rsid w:val="00980375"/>
    <w:rsid w:val="00981072"/>
    <w:rsid w:val="009841D4"/>
    <w:rsid w:val="00985334"/>
    <w:rsid w:val="00994F0B"/>
    <w:rsid w:val="009972E3"/>
    <w:rsid w:val="009A09DD"/>
    <w:rsid w:val="009A2569"/>
    <w:rsid w:val="009A316B"/>
    <w:rsid w:val="009B3CDA"/>
    <w:rsid w:val="009C0C6E"/>
    <w:rsid w:val="009C505C"/>
    <w:rsid w:val="009D01AD"/>
    <w:rsid w:val="009E0B4D"/>
    <w:rsid w:val="009E10C5"/>
    <w:rsid w:val="009E7447"/>
    <w:rsid w:val="009F629B"/>
    <w:rsid w:val="009F6590"/>
    <w:rsid w:val="00A03270"/>
    <w:rsid w:val="00A06CA0"/>
    <w:rsid w:val="00A175BF"/>
    <w:rsid w:val="00A27F33"/>
    <w:rsid w:val="00A328B1"/>
    <w:rsid w:val="00A4429F"/>
    <w:rsid w:val="00A45DAF"/>
    <w:rsid w:val="00A56CDF"/>
    <w:rsid w:val="00A6254E"/>
    <w:rsid w:val="00A70380"/>
    <w:rsid w:val="00A7072F"/>
    <w:rsid w:val="00A773D8"/>
    <w:rsid w:val="00A8073F"/>
    <w:rsid w:val="00A832B1"/>
    <w:rsid w:val="00A87741"/>
    <w:rsid w:val="00A95105"/>
    <w:rsid w:val="00AA3598"/>
    <w:rsid w:val="00AA756E"/>
    <w:rsid w:val="00AC1C08"/>
    <w:rsid w:val="00AC445D"/>
    <w:rsid w:val="00AC456B"/>
    <w:rsid w:val="00AC67D6"/>
    <w:rsid w:val="00AE53A4"/>
    <w:rsid w:val="00AF1567"/>
    <w:rsid w:val="00B10E86"/>
    <w:rsid w:val="00B144CD"/>
    <w:rsid w:val="00B17EB9"/>
    <w:rsid w:val="00B25DC3"/>
    <w:rsid w:val="00B27E14"/>
    <w:rsid w:val="00B30051"/>
    <w:rsid w:val="00B548E1"/>
    <w:rsid w:val="00B6617F"/>
    <w:rsid w:val="00B72AB1"/>
    <w:rsid w:val="00B84519"/>
    <w:rsid w:val="00B96EAF"/>
    <w:rsid w:val="00B97F5C"/>
    <w:rsid w:val="00BA2D49"/>
    <w:rsid w:val="00BB7487"/>
    <w:rsid w:val="00BC2C4A"/>
    <w:rsid w:val="00BC331A"/>
    <w:rsid w:val="00BC48D9"/>
    <w:rsid w:val="00BC5D18"/>
    <w:rsid w:val="00BD09B8"/>
    <w:rsid w:val="00BD4633"/>
    <w:rsid w:val="00BD794C"/>
    <w:rsid w:val="00BE538C"/>
    <w:rsid w:val="00BF4FE3"/>
    <w:rsid w:val="00C0336B"/>
    <w:rsid w:val="00C0527C"/>
    <w:rsid w:val="00C10006"/>
    <w:rsid w:val="00C12270"/>
    <w:rsid w:val="00C16253"/>
    <w:rsid w:val="00C16EBD"/>
    <w:rsid w:val="00C31D38"/>
    <w:rsid w:val="00C3258F"/>
    <w:rsid w:val="00C36AAB"/>
    <w:rsid w:val="00C40B54"/>
    <w:rsid w:val="00C52DF1"/>
    <w:rsid w:val="00C612F7"/>
    <w:rsid w:val="00C662A5"/>
    <w:rsid w:val="00C66E83"/>
    <w:rsid w:val="00C70931"/>
    <w:rsid w:val="00C75C37"/>
    <w:rsid w:val="00C81E06"/>
    <w:rsid w:val="00C9491A"/>
    <w:rsid w:val="00C954BF"/>
    <w:rsid w:val="00CA0854"/>
    <w:rsid w:val="00CA1F84"/>
    <w:rsid w:val="00CA7780"/>
    <w:rsid w:val="00CB6FA3"/>
    <w:rsid w:val="00CD2DF5"/>
    <w:rsid w:val="00CD79C0"/>
    <w:rsid w:val="00CE66AD"/>
    <w:rsid w:val="00CE7B5D"/>
    <w:rsid w:val="00CF00D3"/>
    <w:rsid w:val="00CF4240"/>
    <w:rsid w:val="00CF4785"/>
    <w:rsid w:val="00CF65B3"/>
    <w:rsid w:val="00CF715F"/>
    <w:rsid w:val="00D16D12"/>
    <w:rsid w:val="00D20B49"/>
    <w:rsid w:val="00D31ADB"/>
    <w:rsid w:val="00D32132"/>
    <w:rsid w:val="00D33D7B"/>
    <w:rsid w:val="00D35DB1"/>
    <w:rsid w:val="00D36F85"/>
    <w:rsid w:val="00D411A1"/>
    <w:rsid w:val="00D44073"/>
    <w:rsid w:val="00D442FE"/>
    <w:rsid w:val="00D50296"/>
    <w:rsid w:val="00D52256"/>
    <w:rsid w:val="00D61F2C"/>
    <w:rsid w:val="00D70E75"/>
    <w:rsid w:val="00D778FD"/>
    <w:rsid w:val="00D865A3"/>
    <w:rsid w:val="00D910CB"/>
    <w:rsid w:val="00DA36B8"/>
    <w:rsid w:val="00DB3F00"/>
    <w:rsid w:val="00DC5E68"/>
    <w:rsid w:val="00DC6209"/>
    <w:rsid w:val="00DD21BA"/>
    <w:rsid w:val="00DE4C60"/>
    <w:rsid w:val="00DE5AA7"/>
    <w:rsid w:val="00DF13B6"/>
    <w:rsid w:val="00DF3CE8"/>
    <w:rsid w:val="00E046B2"/>
    <w:rsid w:val="00E125E2"/>
    <w:rsid w:val="00E16820"/>
    <w:rsid w:val="00E2487C"/>
    <w:rsid w:val="00E24AFF"/>
    <w:rsid w:val="00E26580"/>
    <w:rsid w:val="00E27D46"/>
    <w:rsid w:val="00E34962"/>
    <w:rsid w:val="00E44FC7"/>
    <w:rsid w:val="00E4622A"/>
    <w:rsid w:val="00E46FF4"/>
    <w:rsid w:val="00E72050"/>
    <w:rsid w:val="00E75309"/>
    <w:rsid w:val="00E82098"/>
    <w:rsid w:val="00E83F2D"/>
    <w:rsid w:val="00E90530"/>
    <w:rsid w:val="00E92368"/>
    <w:rsid w:val="00E93FA5"/>
    <w:rsid w:val="00EA1CCF"/>
    <w:rsid w:val="00EA66B2"/>
    <w:rsid w:val="00EA6C6B"/>
    <w:rsid w:val="00EB0800"/>
    <w:rsid w:val="00EB6C3E"/>
    <w:rsid w:val="00EC3EBE"/>
    <w:rsid w:val="00EE6EA9"/>
    <w:rsid w:val="00EF00A8"/>
    <w:rsid w:val="00EF0570"/>
    <w:rsid w:val="00EF100C"/>
    <w:rsid w:val="00EF13BD"/>
    <w:rsid w:val="00EF1E7B"/>
    <w:rsid w:val="00EF61B7"/>
    <w:rsid w:val="00F02494"/>
    <w:rsid w:val="00F02D23"/>
    <w:rsid w:val="00F06DE4"/>
    <w:rsid w:val="00F12DAD"/>
    <w:rsid w:val="00F1468C"/>
    <w:rsid w:val="00F158D4"/>
    <w:rsid w:val="00F163C2"/>
    <w:rsid w:val="00F201A2"/>
    <w:rsid w:val="00F260A4"/>
    <w:rsid w:val="00F270C9"/>
    <w:rsid w:val="00F34237"/>
    <w:rsid w:val="00F34729"/>
    <w:rsid w:val="00F41377"/>
    <w:rsid w:val="00F4144E"/>
    <w:rsid w:val="00F42E67"/>
    <w:rsid w:val="00F42F14"/>
    <w:rsid w:val="00F44275"/>
    <w:rsid w:val="00F4551B"/>
    <w:rsid w:val="00F53078"/>
    <w:rsid w:val="00F746E0"/>
    <w:rsid w:val="00F84523"/>
    <w:rsid w:val="00F87CAB"/>
    <w:rsid w:val="00F94A5C"/>
    <w:rsid w:val="00F9732C"/>
    <w:rsid w:val="00FA4AA9"/>
    <w:rsid w:val="00FA5144"/>
    <w:rsid w:val="00FB2FF4"/>
    <w:rsid w:val="00FC68CD"/>
    <w:rsid w:val="00FD1860"/>
    <w:rsid w:val="00FD579D"/>
    <w:rsid w:val="00FD67A0"/>
    <w:rsid w:val="00FE2B92"/>
    <w:rsid w:val="00FE52DB"/>
    <w:rsid w:val="00FE7888"/>
    <w:rsid w:val="00FF0C42"/>
  </w:rsids>
  <m:mathPr>
    <m:mathFont m:val="Cambria Math"/>
    <m:brkBin m:val="before"/>
    <m:brkBinSub m:val="--"/>
    <m:smallFrac m:val="0"/>
    <m:dispDef/>
    <m:lMargin m:val="0"/>
    <m:rMargin m:val="0"/>
    <m:defJc m:val="centerGroup"/>
    <m:wrapIndent m:val="1440"/>
    <m:intLim m:val="subSup"/>
    <m:naryLim m:val="undOvr"/>
  </m:mathPr>
  <w:themeFontLang w:val="nl-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5A4E2"/>
  <w15:chartTrackingRefBased/>
  <w15:docId w15:val="{C9622B88-4FA5-4517-A425-E913E863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2D49"/>
  </w:style>
  <w:style w:type="paragraph" w:styleId="Heading1">
    <w:name w:val="heading 1"/>
    <w:basedOn w:val="Normal"/>
    <w:next w:val="Normal"/>
    <w:link w:val="Heading1Char"/>
    <w:uiPriority w:val="9"/>
    <w:qFormat/>
    <w:rsid w:val="00BA2D49"/>
    <w:pPr>
      <w:numPr>
        <w:ilvl w:val="1"/>
        <w:numId w:val="17"/>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A2D49"/>
    <w:pPr>
      <w:numPr>
        <w:ilvl w:val="2"/>
        <w:numId w:val="17"/>
      </w:num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BA2D49"/>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BA2D49"/>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BA2D49"/>
    <w:pPr>
      <w:spacing w:after="0"/>
      <w:jc w:val="left"/>
      <w:outlineLvl w:val="4"/>
    </w:pPr>
    <w:rPr>
      <w:smallCaps/>
      <w:color w:val="08A4EE" w:themeColor="accent6" w:themeShade="BF"/>
      <w:spacing w:val="10"/>
      <w:sz w:val="22"/>
      <w:szCs w:val="22"/>
    </w:rPr>
  </w:style>
  <w:style w:type="paragraph" w:styleId="Heading6">
    <w:name w:val="heading 6"/>
    <w:basedOn w:val="Normal"/>
    <w:next w:val="Normal"/>
    <w:link w:val="Heading6Char"/>
    <w:uiPriority w:val="9"/>
    <w:semiHidden/>
    <w:unhideWhenUsed/>
    <w:qFormat/>
    <w:rsid w:val="00BA2D49"/>
    <w:pPr>
      <w:spacing w:after="0"/>
      <w:jc w:val="left"/>
      <w:outlineLvl w:val="5"/>
    </w:pPr>
    <w:rPr>
      <w:smallCaps/>
      <w:color w:val="51C3F9" w:themeColor="accent6"/>
      <w:spacing w:val="5"/>
      <w:sz w:val="22"/>
      <w:szCs w:val="22"/>
    </w:rPr>
  </w:style>
  <w:style w:type="paragraph" w:styleId="Heading7">
    <w:name w:val="heading 7"/>
    <w:basedOn w:val="Normal"/>
    <w:next w:val="Normal"/>
    <w:link w:val="Heading7Char"/>
    <w:uiPriority w:val="9"/>
    <w:semiHidden/>
    <w:unhideWhenUsed/>
    <w:qFormat/>
    <w:rsid w:val="00BA2D49"/>
    <w:pPr>
      <w:spacing w:after="0"/>
      <w:jc w:val="left"/>
      <w:outlineLvl w:val="6"/>
    </w:pPr>
    <w:rPr>
      <w:b/>
      <w:bCs/>
      <w:smallCaps/>
      <w:color w:val="51C3F9" w:themeColor="accent6"/>
      <w:spacing w:val="10"/>
    </w:rPr>
  </w:style>
  <w:style w:type="paragraph" w:styleId="Heading8">
    <w:name w:val="heading 8"/>
    <w:basedOn w:val="Normal"/>
    <w:next w:val="Normal"/>
    <w:link w:val="Heading8Char"/>
    <w:uiPriority w:val="9"/>
    <w:semiHidden/>
    <w:unhideWhenUsed/>
    <w:qFormat/>
    <w:rsid w:val="00BA2D49"/>
    <w:pPr>
      <w:spacing w:after="0"/>
      <w:jc w:val="left"/>
      <w:outlineLvl w:val="7"/>
    </w:pPr>
    <w:rPr>
      <w:b/>
      <w:bCs/>
      <w:i/>
      <w:iCs/>
      <w:smallCaps/>
      <w:color w:val="08A4EE" w:themeColor="accent6" w:themeShade="BF"/>
    </w:rPr>
  </w:style>
  <w:style w:type="paragraph" w:styleId="Heading9">
    <w:name w:val="heading 9"/>
    <w:basedOn w:val="Normal"/>
    <w:next w:val="Normal"/>
    <w:link w:val="Heading9Char"/>
    <w:uiPriority w:val="9"/>
    <w:semiHidden/>
    <w:unhideWhenUsed/>
    <w:qFormat/>
    <w:rsid w:val="00BA2D49"/>
    <w:pPr>
      <w:spacing w:after="0"/>
      <w:jc w:val="left"/>
      <w:outlineLvl w:val="8"/>
    </w:pPr>
    <w:rPr>
      <w:b/>
      <w:bCs/>
      <w:i/>
      <w:iCs/>
      <w:smallCaps/>
      <w:color w:val="056E9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6843"/>
    <w:pPr>
      <w:numPr>
        <w:numId w:val="17"/>
      </w:numPr>
      <w:pBdr>
        <w:top w:val="single" w:sz="8" w:space="1" w:color="51C3F9" w:themeColor="accent6"/>
      </w:pBdr>
      <w:spacing w:after="120" w:line="240" w:lineRule="auto"/>
      <w:jc w:val="right"/>
    </w:pPr>
    <w:rPr>
      <w:smallCaps/>
      <w:color w:val="262626" w:themeColor="text1" w:themeTint="D9"/>
      <w:sz w:val="48"/>
      <w:szCs w:val="52"/>
    </w:rPr>
  </w:style>
  <w:style w:type="character" w:customStyle="1" w:styleId="TitleChar">
    <w:name w:val="Title Char"/>
    <w:basedOn w:val="DefaultParagraphFont"/>
    <w:link w:val="Title"/>
    <w:uiPriority w:val="10"/>
    <w:rsid w:val="003F6843"/>
    <w:rPr>
      <w:smallCaps/>
      <w:color w:val="262626" w:themeColor="text1" w:themeTint="D9"/>
      <w:sz w:val="48"/>
      <w:szCs w:val="52"/>
    </w:rPr>
  </w:style>
  <w:style w:type="character" w:customStyle="1" w:styleId="Heading1Char">
    <w:name w:val="Heading 1 Char"/>
    <w:basedOn w:val="DefaultParagraphFont"/>
    <w:link w:val="Heading1"/>
    <w:uiPriority w:val="9"/>
    <w:rsid w:val="00BA2D49"/>
    <w:rPr>
      <w:smallCaps/>
      <w:spacing w:val="5"/>
      <w:sz w:val="32"/>
      <w:szCs w:val="32"/>
    </w:rPr>
  </w:style>
  <w:style w:type="paragraph" w:styleId="ListParagraph">
    <w:name w:val="List Paragraph"/>
    <w:basedOn w:val="Normal"/>
    <w:uiPriority w:val="34"/>
    <w:qFormat/>
    <w:rsid w:val="00784677"/>
    <w:pPr>
      <w:ind w:left="720"/>
      <w:contextualSpacing/>
    </w:pPr>
  </w:style>
  <w:style w:type="character" w:styleId="PlaceholderText">
    <w:name w:val="Placeholder Text"/>
    <w:basedOn w:val="DefaultParagraphFont"/>
    <w:uiPriority w:val="99"/>
    <w:semiHidden/>
    <w:rsid w:val="00086587"/>
    <w:rPr>
      <w:color w:val="808080"/>
    </w:rPr>
  </w:style>
  <w:style w:type="paragraph" w:styleId="Caption">
    <w:name w:val="caption"/>
    <w:basedOn w:val="Normal"/>
    <w:next w:val="Normal"/>
    <w:uiPriority w:val="35"/>
    <w:unhideWhenUsed/>
    <w:qFormat/>
    <w:rsid w:val="00BA2D49"/>
    <w:rPr>
      <w:b/>
      <w:bCs/>
      <w:caps/>
      <w:sz w:val="16"/>
      <w:szCs w:val="16"/>
    </w:rPr>
  </w:style>
  <w:style w:type="character" w:styleId="Hyperlink">
    <w:name w:val="Hyperlink"/>
    <w:basedOn w:val="DefaultParagraphFont"/>
    <w:uiPriority w:val="99"/>
    <w:unhideWhenUsed/>
    <w:rsid w:val="00D33D7B"/>
    <w:rPr>
      <w:color w:val="EE7B08" w:themeColor="hyperlink"/>
      <w:u w:val="single"/>
    </w:rPr>
  </w:style>
  <w:style w:type="character" w:customStyle="1" w:styleId="UnresolvedMention">
    <w:name w:val="Unresolved Mention"/>
    <w:basedOn w:val="DefaultParagraphFont"/>
    <w:uiPriority w:val="99"/>
    <w:semiHidden/>
    <w:unhideWhenUsed/>
    <w:rsid w:val="00D33D7B"/>
    <w:rPr>
      <w:color w:val="605E5C"/>
      <w:shd w:val="clear" w:color="auto" w:fill="E1DFDD"/>
    </w:rPr>
  </w:style>
  <w:style w:type="character" w:customStyle="1" w:styleId="Heading2Char">
    <w:name w:val="Heading 2 Char"/>
    <w:basedOn w:val="DefaultParagraphFont"/>
    <w:link w:val="Heading2"/>
    <w:uiPriority w:val="9"/>
    <w:rsid w:val="00BA2D49"/>
    <w:rPr>
      <w:smallCaps/>
      <w:spacing w:val="5"/>
      <w:sz w:val="28"/>
      <w:szCs w:val="28"/>
    </w:rPr>
  </w:style>
  <w:style w:type="character" w:customStyle="1" w:styleId="Heading3Char">
    <w:name w:val="Heading 3 Char"/>
    <w:basedOn w:val="DefaultParagraphFont"/>
    <w:link w:val="Heading3"/>
    <w:uiPriority w:val="9"/>
    <w:semiHidden/>
    <w:rsid w:val="00BA2D49"/>
    <w:rPr>
      <w:smallCaps/>
      <w:spacing w:val="5"/>
      <w:sz w:val="24"/>
      <w:szCs w:val="24"/>
    </w:rPr>
  </w:style>
  <w:style w:type="character" w:customStyle="1" w:styleId="Heading4Char">
    <w:name w:val="Heading 4 Char"/>
    <w:basedOn w:val="DefaultParagraphFont"/>
    <w:link w:val="Heading4"/>
    <w:uiPriority w:val="9"/>
    <w:semiHidden/>
    <w:rsid w:val="00BA2D49"/>
    <w:rPr>
      <w:i/>
      <w:iCs/>
      <w:smallCaps/>
      <w:spacing w:val="10"/>
      <w:sz w:val="22"/>
      <w:szCs w:val="22"/>
    </w:rPr>
  </w:style>
  <w:style w:type="character" w:customStyle="1" w:styleId="Heading5Char">
    <w:name w:val="Heading 5 Char"/>
    <w:basedOn w:val="DefaultParagraphFont"/>
    <w:link w:val="Heading5"/>
    <w:uiPriority w:val="9"/>
    <w:semiHidden/>
    <w:rsid w:val="00BA2D49"/>
    <w:rPr>
      <w:smallCaps/>
      <w:color w:val="08A4EE" w:themeColor="accent6" w:themeShade="BF"/>
      <w:spacing w:val="10"/>
      <w:sz w:val="22"/>
      <w:szCs w:val="22"/>
    </w:rPr>
  </w:style>
  <w:style w:type="character" w:customStyle="1" w:styleId="Heading6Char">
    <w:name w:val="Heading 6 Char"/>
    <w:basedOn w:val="DefaultParagraphFont"/>
    <w:link w:val="Heading6"/>
    <w:uiPriority w:val="9"/>
    <w:semiHidden/>
    <w:rsid w:val="00BA2D49"/>
    <w:rPr>
      <w:smallCaps/>
      <w:color w:val="51C3F9" w:themeColor="accent6"/>
      <w:spacing w:val="5"/>
      <w:sz w:val="22"/>
      <w:szCs w:val="22"/>
    </w:rPr>
  </w:style>
  <w:style w:type="character" w:customStyle="1" w:styleId="Heading7Char">
    <w:name w:val="Heading 7 Char"/>
    <w:basedOn w:val="DefaultParagraphFont"/>
    <w:link w:val="Heading7"/>
    <w:uiPriority w:val="9"/>
    <w:semiHidden/>
    <w:rsid w:val="00BA2D49"/>
    <w:rPr>
      <w:b/>
      <w:bCs/>
      <w:smallCaps/>
      <w:color w:val="51C3F9" w:themeColor="accent6"/>
      <w:spacing w:val="10"/>
    </w:rPr>
  </w:style>
  <w:style w:type="character" w:customStyle="1" w:styleId="Heading8Char">
    <w:name w:val="Heading 8 Char"/>
    <w:basedOn w:val="DefaultParagraphFont"/>
    <w:link w:val="Heading8"/>
    <w:uiPriority w:val="9"/>
    <w:semiHidden/>
    <w:rsid w:val="00BA2D49"/>
    <w:rPr>
      <w:b/>
      <w:bCs/>
      <w:i/>
      <w:iCs/>
      <w:smallCaps/>
      <w:color w:val="08A4EE" w:themeColor="accent6" w:themeShade="BF"/>
    </w:rPr>
  </w:style>
  <w:style w:type="character" w:customStyle="1" w:styleId="Heading9Char">
    <w:name w:val="Heading 9 Char"/>
    <w:basedOn w:val="DefaultParagraphFont"/>
    <w:link w:val="Heading9"/>
    <w:uiPriority w:val="9"/>
    <w:semiHidden/>
    <w:rsid w:val="00BA2D49"/>
    <w:rPr>
      <w:b/>
      <w:bCs/>
      <w:i/>
      <w:iCs/>
      <w:smallCaps/>
      <w:color w:val="056E9F" w:themeColor="accent6" w:themeShade="80"/>
    </w:rPr>
  </w:style>
  <w:style w:type="paragraph" w:styleId="Subtitle">
    <w:name w:val="Subtitle"/>
    <w:basedOn w:val="Normal"/>
    <w:next w:val="Normal"/>
    <w:link w:val="SubtitleChar"/>
    <w:uiPriority w:val="11"/>
    <w:qFormat/>
    <w:rsid w:val="00BA2D49"/>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A2D49"/>
    <w:rPr>
      <w:rFonts w:asciiTheme="majorHAnsi" w:eastAsiaTheme="majorEastAsia" w:hAnsiTheme="majorHAnsi" w:cstheme="majorBidi"/>
    </w:rPr>
  </w:style>
  <w:style w:type="character" w:styleId="Strong">
    <w:name w:val="Strong"/>
    <w:uiPriority w:val="22"/>
    <w:qFormat/>
    <w:rsid w:val="00BA2D49"/>
    <w:rPr>
      <w:b/>
      <w:bCs/>
      <w:color w:val="51C3F9" w:themeColor="accent6"/>
    </w:rPr>
  </w:style>
  <w:style w:type="character" w:styleId="Emphasis">
    <w:name w:val="Emphasis"/>
    <w:uiPriority w:val="20"/>
    <w:qFormat/>
    <w:rsid w:val="00BA2D49"/>
    <w:rPr>
      <w:b/>
      <w:bCs/>
      <w:i/>
      <w:iCs/>
      <w:spacing w:val="10"/>
    </w:rPr>
  </w:style>
  <w:style w:type="paragraph" w:styleId="NoSpacing">
    <w:name w:val="No Spacing"/>
    <w:link w:val="NoSpacingChar"/>
    <w:uiPriority w:val="1"/>
    <w:qFormat/>
    <w:rsid w:val="00BA2D49"/>
    <w:pPr>
      <w:spacing w:after="0" w:line="240" w:lineRule="auto"/>
    </w:pPr>
  </w:style>
  <w:style w:type="paragraph" w:styleId="Quote">
    <w:name w:val="Quote"/>
    <w:basedOn w:val="Normal"/>
    <w:next w:val="Normal"/>
    <w:link w:val="QuoteChar"/>
    <w:uiPriority w:val="29"/>
    <w:qFormat/>
    <w:rsid w:val="00BA2D49"/>
    <w:rPr>
      <w:i/>
      <w:iCs/>
    </w:rPr>
  </w:style>
  <w:style w:type="character" w:customStyle="1" w:styleId="QuoteChar">
    <w:name w:val="Quote Char"/>
    <w:basedOn w:val="DefaultParagraphFont"/>
    <w:link w:val="Quote"/>
    <w:uiPriority w:val="29"/>
    <w:rsid w:val="00BA2D49"/>
    <w:rPr>
      <w:i/>
      <w:iCs/>
    </w:rPr>
  </w:style>
  <w:style w:type="paragraph" w:styleId="IntenseQuote">
    <w:name w:val="Intense Quote"/>
    <w:basedOn w:val="Normal"/>
    <w:next w:val="Normal"/>
    <w:link w:val="IntenseQuoteChar"/>
    <w:uiPriority w:val="30"/>
    <w:qFormat/>
    <w:rsid w:val="00BA2D49"/>
    <w:pPr>
      <w:pBdr>
        <w:top w:val="single" w:sz="8" w:space="1" w:color="51C3F9"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BA2D49"/>
    <w:rPr>
      <w:b/>
      <w:bCs/>
      <w:i/>
      <w:iCs/>
    </w:rPr>
  </w:style>
  <w:style w:type="character" w:styleId="SubtleEmphasis">
    <w:name w:val="Subtle Emphasis"/>
    <w:uiPriority w:val="19"/>
    <w:qFormat/>
    <w:rsid w:val="00BA2D49"/>
    <w:rPr>
      <w:i/>
      <w:iCs/>
    </w:rPr>
  </w:style>
  <w:style w:type="character" w:styleId="IntenseEmphasis">
    <w:name w:val="Intense Emphasis"/>
    <w:uiPriority w:val="21"/>
    <w:qFormat/>
    <w:rsid w:val="00BA2D49"/>
    <w:rPr>
      <w:b/>
      <w:bCs/>
      <w:i/>
      <w:iCs/>
      <w:color w:val="51C3F9" w:themeColor="accent6"/>
      <w:spacing w:val="10"/>
    </w:rPr>
  </w:style>
  <w:style w:type="character" w:styleId="SubtleReference">
    <w:name w:val="Subtle Reference"/>
    <w:uiPriority w:val="31"/>
    <w:qFormat/>
    <w:rsid w:val="00BA2D49"/>
    <w:rPr>
      <w:b/>
      <w:bCs/>
    </w:rPr>
  </w:style>
  <w:style w:type="character" w:styleId="IntenseReference">
    <w:name w:val="Intense Reference"/>
    <w:uiPriority w:val="32"/>
    <w:qFormat/>
    <w:rsid w:val="00BA2D49"/>
    <w:rPr>
      <w:b/>
      <w:bCs/>
      <w:smallCaps/>
      <w:spacing w:val="5"/>
      <w:sz w:val="22"/>
      <w:szCs w:val="22"/>
      <w:u w:val="single"/>
    </w:rPr>
  </w:style>
  <w:style w:type="character" w:styleId="BookTitle">
    <w:name w:val="Book Title"/>
    <w:uiPriority w:val="33"/>
    <w:qFormat/>
    <w:rsid w:val="00BA2D49"/>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BA2D49"/>
    <w:pPr>
      <w:outlineLvl w:val="9"/>
    </w:pPr>
  </w:style>
  <w:style w:type="paragraph" w:styleId="TOC1">
    <w:name w:val="toc 1"/>
    <w:basedOn w:val="Normal"/>
    <w:next w:val="Normal"/>
    <w:autoRedefine/>
    <w:uiPriority w:val="39"/>
    <w:unhideWhenUsed/>
    <w:rsid w:val="008E45E4"/>
    <w:pPr>
      <w:spacing w:before="120" w:after="120"/>
      <w:jc w:val="left"/>
    </w:pPr>
    <w:rPr>
      <w:rFonts w:cstheme="minorHAnsi"/>
      <w:b/>
      <w:bCs/>
      <w:caps/>
    </w:rPr>
  </w:style>
  <w:style w:type="paragraph" w:styleId="TOC2">
    <w:name w:val="toc 2"/>
    <w:basedOn w:val="Normal"/>
    <w:next w:val="Normal"/>
    <w:autoRedefine/>
    <w:uiPriority w:val="39"/>
    <w:unhideWhenUsed/>
    <w:rsid w:val="008E45E4"/>
    <w:pPr>
      <w:spacing w:after="0"/>
      <w:ind w:left="200"/>
      <w:jc w:val="left"/>
    </w:pPr>
    <w:rPr>
      <w:rFonts w:cstheme="minorHAnsi"/>
      <w:smallCaps/>
    </w:rPr>
  </w:style>
  <w:style w:type="paragraph" w:styleId="TOC3">
    <w:name w:val="toc 3"/>
    <w:basedOn w:val="Normal"/>
    <w:next w:val="Normal"/>
    <w:autoRedefine/>
    <w:uiPriority w:val="39"/>
    <w:unhideWhenUsed/>
    <w:rsid w:val="008E45E4"/>
    <w:pPr>
      <w:spacing w:after="0"/>
      <w:ind w:left="400"/>
      <w:jc w:val="left"/>
    </w:pPr>
    <w:rPr>
      <w:rFonts w:cstheme="minorHAnsi"/>
      <w:i/>
      <w:iCs/>
    </w:rPr>
  </w:style>
  <w:style w:type="paragraph" w:styleId="TOC6">
    <w:name w:val="toc 6"/>
    <w:basedOn w:val="Normal"/>
    <w:next w:val="Normal"/>
    <w:autoRedefine/>
    <w:uiPriority w:val="39"/>
    <w:unhideWhenUsed/>
    <w:rsid w:val="008E45E4"/>
    <w:pPr>
      <w:spacing w:after="0"/>
      <w:ind w:left="1000"/>
      <w:jc w:val="left"/>
    </w:pPr>
    <w:rPr>
      <w:rFonts w:cstheme="minorHAnsi"/>
      <w:sz w:val="18"/>
      <w:szCs w:val="18"/>
    </w:rPr>
  </w:style>
  <w:style w:type="character" w:styleId="FollowedHyperlink">
    <w:name w:val="FollowedHyperlink"/>
    <w:basedOn w:val="DefaultParagraphFont"/>
    <w:uiPriority w:val="99"/>
    <w:semiHidden/>
    <w:unhideWhenUsed/>
    <w:rsid w:val="00FB2FF4"/>
    <w:rPr>
      <w:color w:val="977B2D" w:themeColor="followedHyperlink"/>
      <w:u w:val="single"/>
    </w:rPr>
  </w:style>
  <w:style w:type="paragraph" w:styleId="Header">
    <w:name w:val="header"/>
    <w:basedOn w:val="Normal"/>
    <w:link w:val="HeaderChar"/>
    <w:uiPriority w:val="99"/>
    <w:unhideWhenUsed/>
    <w:rsid w:val="00132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2FB7"/>
  </w:style>
  <w:style w:type="paragraph" w:styleId="Footer">
    <w:name w:val="footer"/>
    <w:basedOn w:val="Normal"/>
    <w:link w:val="FooterChar"/>
    <w:uiPriority w:val="99"/>
    <w:unhideWhenUsed/>
    <w:rsid w:val="00132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2FB7"/>
  </w:style>
  <w:style w:type="paragraph" w:styleId="BalloonText">
    <w:name w:val="Balloon Text"/>
    <w:basedOn w:val="Normal"/>
    <w:link w:val="BalloonTextChar"/>
    <w:uiPriority w:val="99"/>
    <w:semiHidden/>
    <w:unhideWhenUsed/>
    <w:rsid w:val="000451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13A"/>
    <w:rPr>
      <w:rFonts w:ascii="Segoe UI" w:hAnsi="Segoe UI" w:cs="Segoe UI"/>
      <w:sz w:val="18"/>
      <w:szCs w:val="18"/>
    </w:rPr>
  </w:style>
  <w:style w:type="paragraph" w:customStyle="1" w:styleId="Kop4">
    <w:name w:val="Kop 4"/>
    <w:basedOn w:val="Normal"/>
    <w:rsid w:val="00F201A2"/>
    <w:pPr>
      <w:numPr>
        <w:ilvl w:val="3"/>
        <w:numId w:val="17"/>
      </w:numPr>
    </w:pPr>
  </w:style>
  <w:style w:type="paragraph" w:customStyle="1" w:styleId="Kop5">
    <w:name w:val="Kop 5"/>
    <w:basedOn w:val="Normal"/>
    <w:rsid w:val="00F201A2"/>
    <w:pPr>
      <w:numPr>
        <w:ilvl w:val="4"/>
        <w:numId w:val="17"/>
      </w:numPr>
    </w:pPr>
  </w:style>
  <w:style w:type="paragraph" w:customStyle="1" w:styleId="Kop6">
    <w:name w:val="Kop 6"/>
    <w:basedOn w:val="Normal"/>
    <w:rsid w:val="00F201A2"/>
    <w:pPr>
      <w:numPr>
        <w:ilvl w:val="5"/>
        <w:numId w:val="17"/>
      </w:numPr>
    </w:pPr>
  </w:style>
  <w:style w:type="paragraph" w:customStyle="1" w:styleId="Kop7">
    <w:name w:val="Kop 7"/>
    <w:basedOn w:val="Normal"/>
    <w:rsid w:val="00F201A2"/>
    <w:pPr>
      <w:numPr>
        <w:ilvl w:val="6"/>
        <w:numId w:val="17"/>
      </w:numPr>
    </w:pPr>
  </w:style>
  <w:style w:type="paragraph" w:customStyle="1" w:styleId="Kop8">
    <w:name w:val="Kop 8"/>
    <w:basedOn w:val="Normal"/>
    <w:rsid w:val="00F201A2"/>
    <w:pPr>
      <w:numPr>
        <w:ilvl w:val="7"/>
        <w:numId w:val="17"/>
      </w:numPr>
    </w:pPr>
  </w:style>
  <w:style w:type="paragraph" w:customStyle="1" w:styleId="Kop9">
    <w:name w:val="Kop 9"/>
    <w:basedOn w:val="Normal"/>
    <w:rsid w:val="00F201A2"/>
    <w:pPr>
      <w:numPr>
        <w:ilvl w:val="8"/>
        <w:numId w:val="17"/>
      </w:numPr>
    </w:pPr>
  </w:style>
  <w:style w:type="character" w:customStyle="1" w:styleId="NoSpacingChar">
    <w:name w:val="No Spacing Char"/>
    <w:basedOn w:val="DefaultParagraphFont"/>
    <w:link w:val="NoSpacing"/>
    <w:uiPriority w:val="1"/>
    <w:rsid w:val="002F2FCF"/>
  </w:style>
  <w:style w:type="paragraph" w:customStyle="1" w:styleId="copyTitle">
    <w:name w:val="copy Title"/>
    <w:basedOn w:val="Title"/>
    <w:link w:val="copyTitleChar"/>
    <w:qFormat/>
    <w:rsid w:val="00CA1F84"/>
    <w:pPr>
      <w:numPr>
        <w:numId w:val="0"/>
      </w:numPr>
      <w:ind w:left="432"/>
      <w:outlineLvl w:val="0"/>
    </w:pPr>
  </w:style>
  <w:style w:type="paragraph" w:styleId="TOC4">
    <w:name w:val="toc 4"/>
    <w:basedOn w:val="Normal"/>
    <w:next w:val="Normal"/>
    <w:autoRedefine/>
    <w:uiPriority w:val="39"/>
    <w:unhideWhenUsed/>
    <w:rsid w:val="000F08C2"/>
    <w:pPr>
      <w:spacing w:after="0"/>
      <w:ind w:left="600"/>
      <w:jc w:val="left"/>
    </w:pPr>
    <w:rPr>
      <w:rFonts w:cstheme="minorHAnsi"/>
      <w:sz w:val="18"/>
      <w:szCs w:val="18"/>
    </w:rPr>
  </w:style>
  <w:style w:type="character" w:customStyle="1" w:styleId="copyTitleChar">
    <w:name w:val="copy Title Char"/>
    <w:basedOn w:val="TitleChar"/>
    <w:link w:val="copyTitle"/>
    <w:rsid w:val="00CA1F84"/>
    <w:rPr>
      <w:smallCaps/>
      <w:color w:val="262626" w:themeColor="text1" w:themeTint="D9"/>
      <w:sz w:val="48"/>
      <w:szCs w:val="52"/>
    </w:rPr>
  </w:style>
  <w:style w:type="paragraph" w:styleId="TOC5">
    <w:name w:val="toc 5"/>
    <w:basedOn w:val="Normal"/>
    <w:next w:val="Normal"/>
    <w:autoRedefine/>
    <w:uiPriority w:val="39"/>
    <w:unhideWhenUsed/>
    <w:rsid w:val="000F08C2"/>
    <w:pPr>
      <w:spacing w:after="0"/>
      <w:ind w:left="800"/>
      <w:jc w:val="left"/>
    </w:pPr>
    <w:rPr>
      <w:rFonts w:cstheme="minorHAnsi"/>
      <w:sz w:val="18"/>
      <w:szCs w:val="18"/>
    </w:rPr>
  </w:style>
  <w:style w:type="paragraph" w:styleId="TOC7">
    <w:name w:val="toc 7"/>
    <w:basedOn w:val="Normal"/>
    <w:next w:val="Normal"/>
    <w:autoRedefine/>
    <w:uiPriority w:val="39"/>
    <w:unhideWhenUsed/>
    <w:rsid w:val="000F08C2"/>
    <w:pPr>
      <w:spacing w:after="0"/>
      <w:ind w:left="1200"/>
      <w:jc w:val="left"/>
    </w:pPr>
    <w:rPr>
      <w:rFonts w:cstheme="minorHAnsi"/>
      <w:sz w:val="18"/>
      <w:szCs w:val="18"/>
    </w:rPr>
  </w:style>
  <w:style w:type="paragraph" w:styleId="TOC8">
    <w:name w:val="toc 8"/>
    <w:basedOn w:val="Normal"/>
    <w:next w:val="Normal"/>
    <w:autoRedefine/>
    <w:uiPriority w:val="39"/>
    <w:unhideWhenUsed/>
    <w:rsid w:val="000F08C2"/>
    <w:pPr>
      <w:spacing w:after="0"/>
      <w:ind w:left="1400"/>
      <w:jc w:val="left"/>
    </w:pPr>
    <w:rPr>
      <w:rFonts w:cstheme="minorHAnsi"/>
      <w:sz w:val="18"/>
      <w:szCs w:val="18"/>
    </w:rPr>
  </w:style>
  <w:style w:type="paragraph" w:styleId="TOC9">
    <w:name w:val="toc 9"/>
    <w:basedOn w:val="Normal"/>
    <w:next w:val="Normal"/>
    <w:autoRedefine/>
    <w:uiPriority w:val="39"/>
    <w:unhideWhenUsed/>
    <w:rsid w:val="000F08C2"/>
    <w:pPr>
      <w:spacing w:after="0"/>
      <w:ind w:left="1600"/>
      <w:jc w:val="left"/>
    </w:pPr>
    <w:rPr>
      <w:rFonts w:cstheme="minorHAnsi"/>
      <w:sz w:val="18"/>
      <w:szCs w:val="18"/>
    </w:rPr>
  </w:style>
  <w:style w:type="table" w:styleId="TableGrid">
    <w:name w:val="Table Grid"/>
    <w:basedOn w:val="TableNormal"/>
    <w:uiPriority w:val="39"/>
    <w:rsid w:val="00E83F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432F4"/>
    <w:rPr>
      <w:sz w:val="18"/>
      <w:szCs w:val="18"/>
    </w:rPr>
  </w:style>
  <w:style w:type="paragraph" w:styleId="CommentText">
    <w:name w:val="annotation text"/>
    <w:basedOn w:val="Normal"/>
    <w:link w:val="CommentTextChar"/>
    <w:uiPriority w:val="99"/>
    <w:unhideWhenUsed/>
    <w:rsid w:val="007432F4"/>
    <w:pPr>
      <w:spacing w:line="240" w:lineRule="auto"/>
    </w:pPr>
    <w:rPr>
      <w:sz w:val="24"/>
      <w:szCs w:val="24"/>
    </w:rPr>
  </w:style>
  <w:style w:type="character" w:customStyle="1" w:styleId="CommentTextChar">
    <w:name w:val="Comment Text Char"/>
    <w:basedOn w:val="DefaultParagraphFont"/>
    <w:link w:val="CommentText"/>
    <w:uiPriority w:val="99"/>
    <w:rsid w:val="007432F4"/>
    <w:rPr>
      <w:sz w:val="24"/>
      <w:szCs w:val="24"/>
    </w:rPr>
  </w:style>
  <w:style w:type="paragraph" w:styleId="CommentSubject">
    <w:name w:val="annotation subject"/>
    <w:basedOn w:val="CommentText"/>
    <w:next w:val="CommentText"/>
    <w:link w:val="CommentSubjectChar"/>
    <w:uiPriority w:val="99"/>
    <w:semiHidden/>
    <w:unhideWhenUsed/>
    <w:rsid w:val="007432F4"/>
    <w:rPr>
      <w:b/>
      <w:bCs/>
      <w:sz w:val="20"/>
      <w:szCs w:val="20"/>
    </w:rPr>
  </w:style>
  <w:style w:type="character" w:customStyle="1" w:styleId="CommentSubjectChar">
    <w:name w:val="Comment Subject Char"/>
    <w:basedOn w:val="CommentTextChar"/>
    <w:link w:val="CommentSubject"/>
    <w:uiPriority w:val="99"/>
    <w:semiHidden/>
    <w:rsid w:val="007432F4"/>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microsoft.com/office/2007/relationships/hdphoto" Target="media/hdphoto1.wdp"/><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tmp"/><Relationship Id="rId18" Type="http://schemas.openxmlformats.org/officeDocument/2006/relationships/image" Target="media/image7.png"/><Relationship Id="rId19" Type="http://schemas.openxmlformats.org/officeDocument/2006/relationships/image" Target="media/image8.tmp"/><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hyperlink" Target="https://www.annualreviews.org/doi/full/10.1146/annurev-biophys-062215-010822?url_ver=Z39.88-2003&amp;rfr_id=ori%3Arid%3Acrossref.org&amp;rfr_dat=cr_pub%3Dpubmed" TargetMode="External"/><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png"/><Relationship Id="rId21" Type="http://schemas.openxmlformats.org/officeDocument/2006/relationships/hyperlink" Target="https://images.rapgenius.com/2706b9820eb743f64cb7da7226262e80.1000x426x1.jpg" TargetMode="External"/><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image" Target="media/image12.tmp"/><Relationship Id="rId25" Type="http://schemas.openxmlformats.org/officeDocument/2006/relationships/image" Target="media/image13.tmp"/><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glossaryDocument" Target="glossary/document.xml"/><Relationship Id="rId61"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E66D11E57D5459EA367E58C152E9322"/>
        <w:category>
          <w:name w:val="General"/>
          <w:gallery w:val="placeholder"/>
        </w:category>
        <w:types>
          <w:type w:val="bbPlcHdr"/>
        </w:types>
        <w:behaviors>
          <w:behavior w:val="content"/>
        </w:behaviors>
        <w:guid w:val="{E41CF929-7C5D-40B7-8259-A8DE0C1F95B7}"/>
      </w:docPartPr>
      <w:docPartBody>
        <w:p w:rsidR="005233B1" w:rsidRDefault="00E33D38" w:rsidP="00E33D38">
          <w:pPr>
            <w:pStyle w:val="FE66D11E57D5459EA367E58C152E9322"/>
          </w:pPr>
          <w:r>
            <w:rPr>
              <w:color w:val="5B9BD5" w:themeColor="accent1"/>
              <w:sz w:val="28"/>
              <w:szCs w:val="28"/>
            </w:rPr>
            <w:t>[Author name]</w:t>
          </w:r>
        </w:p>
      </w:docPartBody>
    </w:docPart>
    <w:docPart>
      <w:docPartPr>
        <w:name w:val="155F246AE3684752ADDE2087EBF34F0B"/>
        <w:category>
          <w:name w:val="General"/>
          <w:gallery w:val="placeholder"/>
        </w:category>
        <w:types>
          <w:type w:val="bbPlcHdr"/>
        </w:types>
        <w:behaviors>
          <w:behavior w:val="content"/>
        </w:behaviors>
        <w:guid w:val="{B53CBFAF-3FE1-4B32-B7CE-D25130CF7BF5}"/>
      </w:docPartPr>
      <w:docPartBody>
        <w:p w:rsidR="005233B1" w:rsidRDefault="00E33D38" w:rsidP="00E33D38">
          <w:pPr>
            <w:pStyle w:val="155F246AE3684752ADDE2087EBF34F0B"/>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D38"/>
    <w:rsid w:val="000C4289"/>
    <w:rsid w:val="005233B1"/>
    <w:rsid w:val="0057530E"/>
    <w:rsid w:val="007B27D0"/>
    <w:rsid w:val="009670FD"/>
    <w:rsid w:val="009A64FC"/>
    <w:rsid w:val="00E33D38"/>
    <w:rsid w:val="00E868E8"/>
    <w:rsid w:val="00EE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394306A3AA4618A2681C04A124DCD5">
    <w:name w:val="C0394306A3AA4618A2681C04A124DCD5"/>
    <w:rsid w:val="00E33D38"/>
  </w:style>
  <w:style w:type="paragraph" w:customStyle="1" w:styleId="5419BC5380624995A5BD9BCE3534966D">
    <w:name w:val="5419BC5380624995A5BD9BCE3534966D"/>
    <w:rsid w:val="00E33D38"/>
  </w:style>
  <w:style w:type="paragraph" w:customStyle="1" w:styleId="485DC1193F5E486C8FF80711538376C0">
    <w:name w:val="485DC1193F5E486C8FF80711538376C0"/>
    <w:rsid w:val="00E33D38"/>
  </w:style>
  <w:style w:type="paragraph" w:customStyle="1" w:styleId="4355646F9EB846DBBA153C965C98FCAB">
    <w:name w:val="4355646F9EB846DBBA153C965C98FCAB"/>
    <w:rsid w:val="00E33D38"/>
  </w:style>
  <w:style w:type="paragraph" w:customStyle="1" w:styleId="BD4E4E6FE660401C9A1B5F554EE024A0">
    <w:name w:val="BD4E4E6FE660401C9A1B5F554EE024A0"/>
    <w:rsid w:val="00E33D38"/>
  </w:style>
  <w:style w:type="paragraph" w:customStyle="1" w:styleId="45740F394DAF409192E83E52068D5484">
    <w:name w:val="45740F394DAF409192E83E52068D5484"/>
    <w:rsid w:val="00E33D38"/>
  </w:style>
  <w:style w:type="paragraph" w:customStyle="1" w:styleId="F59F53575E264312883513B4F3969D81">
    <w:name w:val="F59F53575E264312883513B4F3969D81"/>
    <w:rsid w:val="00E33D38"/>
  </w:style>
  <w:style w:type="paragraph" w:customStyle="1" w:styleId="F2CB84F1406F4D9697C47BB8CCE6FA7F">
    <w:name w:val="F2CB84F1406F4D9697C47BB8CCE6FA7F"/>
    <w:rsid w:val="00E33D38"/>
  </w:style>
  <w:style w:type="paragraph" w:customStyle="1" w:styleId="8568F2ED044E460483A7DD0E2E544D1B">
    <w:name w:val="8568F2ED044E460483A7DD0E2E544D1B"/>
    <w:rsid w:val="00E33D38"/>
  </w:style>
  <w:style w:type="paragraph" w:customStyle="1" w:styleId="78E4EC63D9D0442CA239981D52CFB969">
    <w:name w:val="78E4EC63D9D0442CA239981D52CFB969"/>
    <w:rsid w:val="00E33D38"/>
  </w:style>
  <w:style w:type="paragraph" w:customStyle="1" w:styleId="C1C4175DEB854426BEFCE34C05700C42">
    <w:name w:val="C1C4175DEB854426BEFCE34C05700C42"/>
    <w:rsid w:val="00E33D38"/>
  </w:style>
  <w:style w:type="paragraph" w:customStyle="1" w:styleId="6CE8ED7EC72649FDB85C1EF4F1700D4E">
    <w:name w:val="6CE8ED7EC72649FDB85C1EF4F1700D4E"/>
    <w:rsid w:val="00E33D38"/>
  </w:style>
  <w:style w:type="paragraph" w:customStyle="1" w:styleId="3C18A3A86FAE4C98B62D1FAF280C960E">
    <w:name w:val="3C18A3A86FAE4C98B62D1FAF280C960E"/>
    <w:rsid w:val="00E33D38"/>
  </w:style>
  <w:style w:type="paragraph" w:customStyle="1" w:styleId="6890C25470EC4D3AAB2CF51273DC754A">
    <w:name w:val="6890C25470EC4D3AAB2CF51273DC754A"/>
    <w:rsid w:val="00E33D38"/>
  </w:style>
  <w:style w:type="paragraph" w:customStyle="1" w:styleId="25125A1FAE024273BCC1DD1DA06EFCA8">
    <w:name w:val="25125A1FAE024273BCC1DD1DA06EFCA8"/>
    <w:rsid w:val="00E33D38"/>
  </w:style>
  <w:style w:type="paragraph" w:customStyle="1" w:styleId="96F28EC23FD644DC85E02DD5FD812771">
    <w:name w:val="96F28EC23FD644DC85E02DD5FD812771"/>
    <w:rsid w:val="00E33D38"/>
  </w:style>
  <w:style w:type="paragraph" w:customStyle="1" w:styleId="FE66D11E57D5459EA367E58C152E9322">
    <w:name w:val="FE66D11E57D5459EA367E58C152E9322"/>
    <w:rsid w:val="00E33D38"/>
  </w:style>
  <w:style w:type="paragraph" w:customStyle="1" w:styleId="9F6690F52CE94AFA8F995EED64B5C1A4">
    <w:name w:val="9F6690F52CE94AFA8F995EED64B5C1A4"/>
    <w:rsid w:val="00E33D38"/>
  </w:style>
  <w:style w:type="paragraph" w:customStyle="1" w:styleId="155F246AE3684752ADDE2087EBF34F0B">
    <w:name w:val="155F246AE3684752ADDE2087EBF34F0B"/>
    <w:rsid w:val="00E33D38"/>
  </w:style>
  <w:style w:type="paragraph" w:customStyle="1" w:styleId="A4819FF49550474EBA3E9348EE746D86">
    <w:name w:val="A4819FF49550474EBA3E9348EE746D86"/>
    <w:rsid w:val="00E33D38"/>
  </w:style>
  <w:style w:type="character" w:styleId="PlaceholderText">
    <w:name w:val="Placeholder Text"/>
    <w:basedOn w:val="DefaultParagraphFont"/>
    <w:uiPriority w:val="99"/>
    <w:semiHidden/>
    <w:rsid w:val="000C4289"/>
    <w:rPr>
      <w:color w:val="808080"/>
    </w:rPr>
  </w:style>
  <w:style w:type="paragraph" w:customStyle="1" w:styleId="4C78B39429364642AD2E8501491F43F9">
    <w:name w:val="4C78B39429364642AD2E8501491F43F9"/>
  </w:style>
  <w:style w:type="paragraph" w:customStyle="1" w:styleId="6D956E985D4D4D02959CF260828E0E18">
    <w:name w:val="6D956E985D4D4D02959CF260828E0E18"/>
  </w:style>
  <w:style w:type="paragraph" w:customStyle="1" w:styleId="F66490CDE12A40819FA1A88AAC4B3938">
    <w:name w:val="F66490CDE12A40819FA1A88AAC4B3938"/>
  </w:style>
  <w:style w:type="paragraph" w:customStyle="1" w:styleId="1CFD61F1330F4ED1BBC9D271C1B79B0C">
    <w:name w:val="1CFD61F1330F4ED1BBC9D271C1B79B0C"/>
  </w:style>
  <w:style w:type="paragraph" w:customStyle="1" w:styleId="50ABB9F2364A41E9B5D0CC2908C42413">
    <w:name w:val="50ABB9F2364A41E9B5D0CC2908C42413"/>
  </w:style>
  <w:style w:type="paragraph" w:customStyle="1" w:styleId="04A887EC516F439AA29CF0103CC7988E">
    <w:name w:val="04A887EC516F439AA29CF0103CC7988E"/>
  </w:style>
  <w:style w:type="paragraph" w:customStyle="1" w:styleId="97E22C3B8B5F4DD28BC5D14156E001A7">
    <w:name w:val="97E22C3B8B5F4DD28BC5D14156E001A7"/>
  </w:style>
  <w:style w:type="paragraph" w:customStyle="1" w:styleId="CC0062B2443F4E55A157B1C746D0214B">
    <w:name w:val="CC0062B2443F4E55A157B1C746D0214B"/>
  </w:style>
  <w:style w:type="paragraph" w:customStyle="1" w:styleId="24AE592C5D774DBBBBF6253BB2BE5FE9">
    <w:name w:val="24AE592C5D774DBBBBF6253BB2BE5FE9"/>
  </w:style>
  <w:style w:type="paragraph" w:customStyle="1" w:styleId="AC125B2DA598457EAB76352D8F7F5A03">
    <w:name w:val="AC125B2DA598457EAB76352D8F7F5A03"/>
  </w:style>
  <w:style w:type="paragraph" w:customStyle="1" w:styleId="AEDBF4433D8043D4A5290641DE9B0597">
    <w:name w:val="AEDBF4433D8043D4A5290641DE9B0597"/>
  </w:style>
  <w:style w:type="paragraph" w:customStyle="1" w:styleId="BE0143833DA940BEAAA8DB5CDBC264CE">
    <w:name w:val="BE0143833DA940BEAAA8DB5CDBC264CE"/>
  </w:style>
  <w:style w:type="paragraph" w:customStyle="1" w:styleId="BB368AE1B199468BB58200C6BBE24C21">
    <w:name w:val="BB368AE1B199468BB58200C6BBE24C21"/>
  </w:style>
  <w:style w:type="paragraph" w:customStyle="1" w:styleId="2310A2EC633B42D2BE36F66D4052D229">
    <w:name w:val="2310A2EC633B42D2BE36F66D4052D229"/>
  </w:style>
  <w:style w:type="paragraph" w:customStyle="1" w:styleId="98EBDBAD38D2418A97D4ADD2CB028D53">
    <w:name w:val="98EBDBAD38D2418A97D4ADD2CB028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Kantoorthema">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B0227A-ACAF-4C4E-A3DB-0AF536C46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36</Pages>
  <Words>33221</Words>
  <Characters>189360</Characters>
  <Application>Microsoft Macintosh Word</Application>
  <DocSecurity>0</DocSecurity>
  <Lines>1578</Lines>
  <Paragraphs>444</Paragraphs>
  <ScaleCrop>false</ScaleCrop>
  <HeadingPairs>
    <vt:vector size="2" baseType="variant">
      <vt:variant>
        <vt:lpstr>Title</vt:lpstr>
      </vt:variant>
      <vt:variant>
        <vt:i4>1</vt:i4>
      </vt:variant>
    </vt:vector>
  </HeadingPairs>
  <TitlesOfParts>
    <vt:vector size="1" baseType="lpstr">
      <vt:lpstr>A model to predict off-target binding of CRISPR-Cas systems</vt:lpstr>
    </vt:vector>
  </TitlesOfParts>
  <Company/>
  <LinksUpToDate>false</LinksUpToDate>
  <CharactersWithSpaces>222137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 to predict off-target binding of CRISPR-Cas systems</dc:title>
  <dc:subject/>
  <dc:creator>Diewertje Dekker</dc:creator>
  <cp:keywords/>
  <dc:description/>
  <cp:lastModifiedBy>Misha Klein</cp:lastModifiedBy>
  <cp:revision>34</cp:revision>
  <cp:lastPrinted>2019-05-24T12:19:00Z</cp:lastPrinted>
  <dcterms:created xsi:type="dcterms:W3CDTF">2019-06-17T16:19:00Z</dcterms:created>
  <dcterms:modified xsi:type="dcterms:W3CDTF">2019-06-18T09:29:00Z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http://www.zotero.org/styles/vancouver_sqbrack</vt:lpwstr>
  </property>
  <property fmtid="{D5CDD505-2E9C-101B-9397-08002B2CF9AE}" pid="4" name="Mendeley Unique User Id_1">
    <vt:lpwstr>37131909-9854-3ad8-9322-014fe0556a64</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http://www.zotero.org/styles/vancouver_sqbrack</vt:lpwstr>
  </property>
  <property fmtid="{D5CDD505-2E9C-101B-9397-08002B2CF9AE}" pid="24" name="Mendeley Recent Style Name 9_1">
    <vt:lpwstr>Vancouver_sq</vt:lpwstr>
  </property>
</Properties>
</file>